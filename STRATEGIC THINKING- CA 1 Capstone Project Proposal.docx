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285886074"/>
        <w:docPartObj>
          <w:docPartGallery w:val="Cover Pages"/>
          <w:docPartUnique/>
        </w:docPartObj>
      </w:sdtPr>
      <w:sdtContent>
        <w:p w14:paraId="3AE47AD0" w14:textId="4CF0ED87" w:rsidR="005B2A1C" w:rsidRPr="00607555" w:rsidRDefault="005B2A1C" w:rsidP="00964750">
          <w:pPr>
            <w:jc w:val="both"/>
            <w:rPr>
              <w:rFonts w:ascii="Arial" w:hAnsi="Arial" w:cs="Arial"/>
            </w:rPr>
          </w:pPr>
          <w:r w:rsidRPr="00607555">
            <w:rPr>
              <w:rFonts w:ascii="Arial" w:hAnsi="Arial" w:cs="Arial"/>
              <w:noProof/>
            </w:rPr>
            <mc:AlternateContent>
              <mc:Choice Requires="wpg">
                <w:drawing>
                  <wp:anchor distT="0" distB="0" distL="114300" distR="114300" simplePos="0" relativeHeight="251662336" behindDoc="0" locked="0" layoutInCell="1" allowOverlap="1" wp14:anchorId="6A484BC9" wp14:editId="7290502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B48219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4f81bd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p>
        <w:p w14:paraId="2D6F861B" w14:textId="4AACCAC8" w:rsidR="005B2A1C" w:rsidRPr="00607555" w:rsidRDefault="001836AB" w:rsidP="00964750">
          <w:pPr>
            <w:jc w:val="both"/>
            <w:rPr>
              <w:rFonts w:ascii="Arial" w:hAnsi="Arial" w:cs="Arial"/>
            </w:rPr>
          </w:pPr>
          <w:r w:rsidRPr="00607555">
            <w:rPr>
              <w:rFonts w:ascii="Arial" w:hAnsi="Arial" w:cs="Arial"/>
              <w:noProof/>
            </w:rPr>
            <w:drawing>
              <wp:inline distT="0" distB="0" distL="0" distR="0" wp14:anchorId="5957297F" wp14:editId="55D7735E">
                <wp:extent cx="5890260" cy="1927860"/>
                <wp:effectExtent l="0" t="0" r="0" b="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1728545883" name="image1.png" descr="A logo for college computing&#10;&#10;Description automatically generated"/>
                        <pic:cNvPicPr/>
                      </pic:nvPicPr>
                      <pic:blipFill>
                        <a:blip r:embed="rId8"/>
                        <a:srcRect/>
                        <a:stretch>
                          <a:fillRect/>
                        </a:stretch>
                      </pic:blipFill>
                      <pic:spPr>
                        <a:xfrm>
                          <a:off x="0" y="0"/>
                          <a:ext cx="5890260" cy="1927860"/>
                        </a:xfrm>
                        <a:prstGeom prst="rect">
                          <a:avLst/>
                        </a:prstGeom>
                        <a:ln/>
                      </pic:spPr>
                    </pic:pic>
                  </a:graphicData>
                </a:graphic>
              </wp:inline>
            </w:drawing>
          </w:r>
        </w:p>
      </w:sdtContent>
    </w:sdt>
    <w:p w14:paraId="0F9904EB" w14:textId="2951961B" w:rsidR="00707F42" w:rsidRPr="00607555" w:rsidRDefault="001836AB" w:rsidP="00964750">
      <w:pPr>
        <w:jc w:val="both"/>
        <w:rPr>
          <w:rFonts w:ascii="Arial" w:hAnsi="Arial" w:cs="Arial"/>
          <w:color w:val="4F81BD" w:themeColor="accent1"/>
        </w:rPr>
      </w:pPr>
      <w:r w:rsidRPr="00607555">
        <w:rPr>
          <w:rFonts w:ascii="Arial" w:hAnsi="Arial" w:cs="Arial"/>
          <w:color w:val="4F81BD" w:themeColor="accent1"/>
        </w:rPr>
        <w:t>Student Full Name</w:t>
      </w:r>
      <w:r w:rsidR="00F51644" w:rsidRPr="00607555">
        <w:rPr>
          <w:rFonts w:ascii="Arial" w:hAnsi="Arial" w:cs="Arial"/>
          <w:color w:val="4F81BD" w:themeColor="accent1"/>
        </w:rPr>
        <w:t xml:space="preserve">: </w:t>
      </w:r>
    </w:p>
    <w:p w14:paraId="1CA2CE9A" w14:textId="042739DA" w:rsidR="001836AB" w:rsidRPr="00607555" w:rsidRDefault="001836AB" w:rsidP="00964750">
      <w:pPr>
        <w:jc w:val="both"/>
        <w:rPr>
          <w:rFonts w:ascii="Arial" w:hAnsi="Arial" w:cs="Arial"/>
        </w:rPr>
      </w:pPr>
      <w:r w:rsidRPr="00607555">
        <w:rPr>
          <w:rFonts w:ascii="Arial" w:hAnsi="Arial" w:cs="Arial"/>
        </w:rPr>
        <w:t>Mónica Valenciano Barajas</w:t>
      </w:r>
    </w:p>
    <w:p w14:paraId="14DC45D4" w14:textId="1DA1886A" w:rsidR="001836AB" w:rsidRPr="00607555" w:rsidRDefault="001836AB" w:rsidP="00964750">
      <w:pPr>
        <w:jc w:val="both"/>
        <w:rPr>
          <w:rFonts w:ascii="Arial" w:hAnsi="Arial" w:cs="Arial"/>
          <w:color w:val="4F81BD" w:themeColor="accent1"/>
        </w:rPr>
      </w:pPr>
      <w:r w:rsidRPr="00607555">
        <w:rPr>
          <w:rFonts w:ascii="Arial" w:hAnsi="Arial" w:cs="Arial"/>
          <w:color w:val="4F81BD" w:themeColor="accent1"/>
        </w:rPr>
        <w:t>Student Number</w:t>
      </w:r>
      <w:r w:rsidR="00F51644" w:rsidRPr="00607555">
        <w:rPr>
          <w:rFonts w:ascii="Arial" w:hAnsi="Arial" w:cs="Arial"/>
          <w:color w:val="4F81BD" w:themeColor="accent1"/>
        </w:rPr>
        <w:t>:</w:t>
      </w:r>
    </w:p>
    <w:p w14:paraId="03AEDF3A" w14:textId="78DD284A" w:rsidR="001836AB" w:rsidRPr="00607555" w:rsidRDefault="001836AB" w:rsidP="00964750">
      <w:pPr>
        <w:jc w:val="both"/>
        <w:rPr>
          <w:rFonts w:ascii="Arial" w:hAnsi="Arial" w:cs="Arial"/>
        </w:rPr>
      </w:pPr>
      <w:r w:rsidRPr="00607555">
        <w:rPr>
          <w:rFonts w:ascii="Arial" w:hAnsi="Arial" w:cs="Arial"/>
        </w:rPr>
        <w:t>2026556</w:t>
      </w:r>
    </w:p>
    <w:p w14:paraId="07956121" w14:textId="0F848669" w:rsidR="001836AB" w:rsidRPr="00607555" w:rsidRDefault="001836AB" w:rsidP="00964750">
      <w:pPr>
        <w:jc w:val="both"/>
        <w:rPr>
          <w:rFonts w:ascii="Arial" w:hAnsi="Arial" w:cs="Arial"/>
          <w:color w:val="4F81BD" w:themeColor="accent1"/>
        </w:rPr>
      </w:pPr>
      <w:r w:rsidRPr="00607555">
        <w:rPr>
          <w:rFonts w:ascii="Arial" w:hAnsi="Arial" w:cs="Arial"/>
          <w:color w:val="4F81BD" w:themeColor="accent1"/>
        </w:rPr>
        <w:t>Module Title</w:t>
      </w:r>
      <w:r w:rsidR="00F51644" w:rsidRPr="00607555">
        <w:rPr>
          <w:rFonts w:ascii="Arial" w:hAnsi="Arial" w:cs="Arial"/>
          <w:color w:val="4F81BD" w:themeColor="accent1"/>
        </w:rPr>
        <w:t>:</w:t>
      </w:r>
    </w:p>
    <w:p w14:paraId="2A140B50" w14:textId="3BFCE13A" w:rsidR="001836AB" w:rsidRPr="00607555" w:rsidRDefault="001836AB" w:rsidP="00964750">
      <w:pPr>
        <w:jc w:val="both"/>
        <w:rPr>
          <w:rFonts w:ascii="Arial" w:hAnsi="Arial" w:cs="Arial"/>
        </w:rPr>
      </w:pPr>
      <w:r w:rsidRPr="00607555">
        <w:rPr>
          <w:rFonts w:ascii="Arial" w:hAnsi="Arial" w:cs="Arial"/>
        </w:rPr>
        <w:t>Strategic Thinking</w:t>
      </w:r>
    </w:p>
    <w:p w14:paraId="767C1362" w14:textId="5AA9BC38" w:rsidR="001836AB" w:rsidRPr="00607555" w:rsidRDefault="001836AB" w:rsidP="00964750">
      <w:pPr>
        <w:jc w:val="both"/>
        <w:rPr>
          <w:rFonts w:ascii="Arial" w:hAnsi="Arial" w:cs="Arial"/>
          <w:color w:val="4F81BD" w:themeColor="accent1"/>
        </w:rPr>
      </w:pPr>
      <w:r w:rsidRPr="00607555">
        <w:rPr>
          <w:rFonts w:ascii="Arial" w:hAnsi="Arial" w:cs="Arial"/>
          <w:color w:val="4F81BD" w:themeColor="accent1"/>
        </w:rPr>
        <w:t>Assessment Title</w:t>
      </w:r>
      <w:r w:rsidR="00F51644" w:rsidRPr="00607555">
        <w:rPr>
          <w:rFonts w:ascii="Arial" w:hAnsi="Arial" w:cs="Arial"/>
          <w:color w:val="4F81BD" w:themeColor="accent1"/>
        </w:rPr>
        <w:t>:</w:t>
      </w:r>
    </w:p>
    <w:p w14:paraId="726602E4" w14:textId="0FC14B2A" w:rsidR="001836AB" w:rsidRPr="00607555" w:rsidRDefault="002C2DE4" w:rsidP="00964750">
      <w:pPr>
        <w:jc w:val="both"/>
        <w:rPr>
          <w:rFonts w:ascii="Arial" w:hAnsi="Arial" w:cs="Arial"/>
        </w:rPr>
      </w:pPr>
      <w:r w:rsidRPr="00607555">
        <w:rPr>
          <w:rFonts w:ascii="Arial" w:hAnsi="Arial" w:cs="Arial"/>
        </w:rPr>
        <w:t>CA 1 – Capstone Project Proposal</w:t>
      </w:r>
    </w:p>
    <w:p w14:paraId="4BEBBB33" w14:textId="63DD631D" w:rsidR="002C2DE4" w:rsidRPr="00607555" w:rsidRDefault="002C2DE4" w:rsidP="00964750">
      <w:pPr>
        <w:jc w:val="both"/>
        <w:rPr>
          <w:rFonts w:ascii="Arial" w:hAnsi="Arial" w:cs="Arial"/>
          <w:color w:val="4F81BD" w:themeColor="accent1"/>
        </w:rPr>
      </w:pPr>
      <w:r w:rsidRPr="00607555">
        <w:rPr>
          <w:rFonts w:ascii="Arial" w:hAnsi="Arial" w:cs="Arial"/>
          <w:color w:val="4F81BD" w:themeColor="accent1"/>
        </w:rPr>
        <w:t>Lecturer/Supervisor</w:t>
      </w:r>
      <w:r w:rsidR="00F51644" w:rsidRPr="00607555">
        <w:rPr>
          <w:rFonts w:ascii="Arial" w:hAnsi="Arial" w:cs="Arial"/>
          <w:color w:val="4F81BD" w:themeColor="accent1"/>
        </w:rPr>
        <w:t>:</w:t>
      </w:r>
    </w:p>
    <w:p w14:paraId="44D370C9" w14:textId="7E40441A" w:rsidR="002C2DE4" w:rsidRPr="00607555" w:rsidRDefault="00F51644" w:rsidP="00964750">
      <w:pPr>
        <w:jc w:val="both"/>
        <w:rPr>
          <w:rFonts w:ascii="Arial" w:hAnsi="Arial" w:cs="Arial"/>
        </w:rPr>
      </w:pPr>
      <w:r w:rsidRPr="00607555">
        <w:rPr>
          <w:rFonts w:ascii="Arial" w:hAnsi="Arial" w:cs="Arial"/>
        </w:rPr>
        <w:t xml:space="preserve">Mr. </w:t>
      </w:r>
      <w:r w:rsidR="002C2DE4" w:rsidRPr="00607555">
        <w:rPr>
          <w:rFonts w:ascii="Arial" w:hAnsi="Arial" w:cs="Arial"/>
        </w:rPr>
        <w:t>Taufique Ahmed</w:t>
      </w:r>
    </w:p>
    <w:p w14:paraId="41CE2948" w14:textId="22959254" w:rsidR="004E0D47" w:rsidRPr="00607555" w:rsidRDefault="004E0D47" w:rsidP="00964750">
      <w:pPr>
        <w:jc w:val="both"/>
        <w:rPr>
          <w:rFonts w:ascii="Arial" w:hAnsi="Arial" w:cs="Arial"/>
          <w:color w:val="4F81BD" w:themeColor="accent1"/>
        </w:rPr>
      </w:pPr>
      <w:r w:rsidRPr="00607555">
        <w:rPr>
          <w:rFonts w:ascii="Arial" w:hAnsi="Arial" w:cs="Arial"/>
          <w:color w:val="4F81BD" w:themeColor="accent1"/>
        </w:rPr>
        <w:t>Assessment Due Date</w:t>
      </w:r>
      <w:r w:rsidR="00F51644" w:rsidRPr="00607555">
        <w:rPr>
          <w:rFonts w:ascii="Arial" w:hAnsi="Arial" w:cs="Arial"/>
          <w:color w:val="4F81BD" w:themeColor="accent1"/>
        </w:rPr>
        <w:t xml:space="preserve">: </w:t>
      </w:r>
    </w:p>
    <w:p w14:paraId="2FD30874" w14:textId="7E8587E3" w:rsidR="004E0D47" w:rsidRPr="00607555" w:rsidRDefault="004E0D47" w:rsidP="00964750">
      <w:pPr>
        <w:jc w:val="both"/>
        <w:rPr>
          <w:rFonts w:ascii="Arial" w:hAnsi="Arial" w:cs="Arial"/>
        </w:rPr>
      </w:pPr>
      <w:r w:rsidRPr="00607555">
        <w:rPr>
          <w:rFonts w:ascii="Arial" w:hAnsi="Arial" w:cs="Arial"/>
        </w:rPr>
        <w:t>21-09-2026</w:t>
      </w:r>
    </w:p>
    <w:p w14:paraId="1888F990" w14:textId="783C7CC3" w:rsidR="004E0D47" w:rsidRPr="00607555" w:rsidRDefault="004E0D47" w:rsidP="00964750">
      <w:pPr>
        <w:jc w:val="both"/>
        <w:rPr>
          <w:rFonts w:ascii="Arial" w:hAnsi="Arial" w:cs="Arial"/>
          <w:color w:val="4F81BD" w:themeColor="accent1"/>
        </w:rPr>
      </w:pPr>
      <w:r w:rsidRPr="00607555">
        <w:rPr>
          <w:rFonts w:ascii="Arial" w:hAnsi="Arial" w:cs="Arial"/>
          <w:color w:val="4F81BD" w:themeColor="accent1"/>
        </w:rPr>
        <w:t>Date of Submission</w:t>
      </w:r>
      <w:r w:rsidR="00F51644" w:rsidRPr="00607555">
        <w:rPr>
          <w:rFonts w:ascii="Arial" w:hAnsi="Arial" w:cs="Arial"/>
          <w:color w:val="4F81BD" w:themeColor="accent1"/>
        </w:rPr>
        <w:t xml:space="preserve">: </w:t>
      </w:r>
    </w:p>
    <w:p w14:paraId="30D7F330" w14:textId="1DE38FE3" w:rsidR="004E0D47" w:rsidRPr="00607555" w:rsidRDefault="004E0D47" w:rsidP="00964750">
      <w:pPr>
        <w:jc w:val="both"/>
        <w:rPr>
          <w:rFonts w:ascii="Arial" w:hAnsi="Arial" w:cs="Arial"/>
        </w:rPr>
      </w:pPr>
      <w:r w:rsidRPr="00607555">
        <w:rPr>
          <w:rFonts w:ascii="Arial" w:hAnsi="Arial" w:cs="Arial"/>
        </w:rPr>
        <w:t>25-10-2026</w:t>
      </w:r>
    </w:p>
    <w:p w14:paraId="61E3129D" w14:textId="77777777" w:rsidR="00F51644" w:rsidRPr="00607555" w:rsidRDefault="00F51644" w:rsidP="00964750">
      <w:pPr>
        <w:jc w:val="both"/>
        <w:rPr>
          <w:ins w:id="0" w:author="MONICA VALENCIANO BARAJAS" w:date="2026-10-25T01:11:00Z" w16du:dateUtc="2026-10-25T00:11:00Z"/>
          <w:rFonts w:ascii="Arial" w:hAnsi="Arial" w:cs="Arial"/>
        </w:rPr>
      </w:pPr>
    </w:p>
    <w:p w14:paraId="7658338C" w14:textId="2646AAC0" w:rsidR="00BF1927" w:rsidRPr="00607555" w:rsidRDefault="00AD5681" w:rsidP="00964750">
      <w:pPr>
        <w:jc w:val="both"/>
        <w:rPr>
          <w:rFonts w:ascii="Arial" w:hAnsi="Arial" w:cs="Arial"/>
        </w:rPr>
      </w:pPr>
      <w:r w:rsidRPr="00AD5681">
        <w:rPr>
          <w:rFonts w:ascii="Arial" w:hAnsi="Arial" w:cs="Arial"/>
        </w:rPr>
        <w:t>I acknowledge the use of Claude (Anthropic, 2026) for the purpose of obtaining guidance on how to cite websites, such as IMF PortWatch, using the Harvard referencing style, and for identifying reliable sources that explain this style.</w:t>
      </w:r>
    </w:p>
    <w:p w14:paraId="11DA5DD7" w14:textId="77777777" w:rsidR="00BF1927" w:rsidRPr="00607555" w:rsidRDefault="00BF1927" w:rsidP="00964750">
      <w:pPr>
        <w:jc w:val="both"/>
        <w:rPr>
          <w:rFonts w:ascii="Arial" w:hAnsi="Arial" w:cs="Arial"/>
        </w:rPr>
      </w:pPr>
    </w:p>
    <w:p w14:paraId="0BF4D25E" w14:textId="77777777" w:rsidR="00BF1927" w:rsidRPr="00607555" w:rsidRDefault="00BF1927" w:rsidP="00964750">
      <w:pPr>
        <w:jc w:val="both"/>
        <w:rPr>
          <w:rFonts w:ascii="Arial" w:hAnsi="Arial" w:cs="Arial"/>
        </w:rPr>
      </w:pPr>
    </w:p>
    <w:p w14:paraId="6FE6BA28" w14:textId="77777777" w:rsidR="00BF1927" w:rsidRPr="00607555" w:rsidRDefault="00BF1927" w:rsidP="00964750">
      <w:pPr>
        <w:jc w:val="both"/>
        <w:rPr>
          <w:ins w:id="1" w:author="MONICA VALENCIANO BARAJAS" w:date="2026-10-25T01:13:00Z" w16du:dateUtc="2026-10-25T00:13:00Z"/>
          <w:rFonts w:ascii="Arial" w:hAnsi="Arial" w:cs="Arial"/>
        </w:rPr>
      </w:pPr>
    </w:p>
    <w:sdt>
      <w:sdtPr>
        <w:rPr>
          <w:rFonts w:ascii="Arial" w:hAnsi="Arial" w:cs="Arial"/>
        </w:rPr>
        <w:id w:val="1326019030"/>
        <w:docPartObj>
          <w:docPartGallery w:val="Table of Contents"/>
          <w:docPartUnique/>
        </w:docPartObj>
      </w:sdtPr>
      <w:sdtEndPr>
        <w:rPr>
          <w:rFonts w:eastAsiaTheme="minorHAnsi"/>
          <w:b/>
          <w:bCs/>
          <w:noProof/>
          <w:color w:val="auto"/>
          <w:kern w:val="2"/>
          <w:sz w:val="24"/>
          <w:szCs w:val="24"/>
          <w:lang w:val="en-IE"/>
          <w14:ligatures w14:val="standardContextual"/>
        </w:rPr>
      </w:sdtEndPr>
      <w:sdtContent>
        <w:p w14:paraId="77891BE5" w14:textId="6934BEB5" w:rsidR="00BF1927" w:rsidRPr="00607555" w:rsidRDefault="00BF1927">
          <w:pPr>
            <w:pStyle w:val="TOCHeading"/>
            <w:rPr>
              <w:rFonts w:ascii="Arial" w:hAnsi="Arial" w:cs="Arial"/>
            </w:rPr>
          </w:pPr>
          <w:r w:rsidRPr="00607555">
            <w:rPr>
              <w:rFonts w:ascii="Arial" w:hAnsi="Arial" w:cs="Arial"/>
            </w:rPr>
            <w:t>Contents</w:t>
          </w:r>
        </w:p>
        <w:p w14:paraId="01A582B2" w14:textId="149F8472" w:rsidR="00AD5681" w:rsidRDefault="00BF1927">
          <w:pPr>
            <w:pStyle w:val="TOC2"/>
            <w:tabs>
              <w:tab w:val="right" w:leader="dot" w:pos="9016"/>
            </w:tabs>
            <w:rPr>
              <w:rFonts w:eastAsiaTheme="minorEastAsia"/>
              <w:noProof/>
              <w:lang w:eastAsia="en-IE"/>
            </w:rPr>
          </w:pPr>
          <w:r w:rsidRPr="00607555">
            <w:rPr>
              <w:rFonts w:ascii="Arial" w:hAnsi="Arial" w:cs="Arial"/>
            </w:rPr>
            <w:fldChar w:fldCharType="begin"/>
          </w:r>
          <w:r w:rsidRPr="00607555">
            <w:rPr>
              <w:rFonts w:ascii="Arial" w:hAnsi="Arial" w:cs="Arial"/>
            </w:rPr>
            <w:instrText xml:space="preserve"> TOC \o "1-3" \h \z \u </w:instrText>
          </w:r>
          <w:r w:rsidRPr="00607555">
            <w:rPr>
              <w:rFonts w:ascii="Arial" w:hAnsi="Arial" w:cs="Arial"/>
            </w:rPr>
            <w:fldChar w:fldCharType="separate"/>
          </w:r>
          <w:hyperlink w:anchor="_Toc243855883" w:history="1">
            <w:r w:rsidR="00AD5681" w:rsidRPr="001F288E">
              <w:rPr>
                <w:rStyle w:val="Hyperlink"/>
                <w:rFonts w:ascii="Arial" w:hAnsi="Arial" w:cs="Arial"/>
                <w:noProof/>
              </w:rPr>
              <w:t>1. Project Title</w:t>
            </w:r>
            <w:r w:rsidR="00AD5681">
              <w:rPr>
                <w:noProof/>
                <w:webHidden/>
              </w:rPr>
              <w:tab/>
            </w:r>
            <w:r w:rsidR="00AD5681">
              <w:rPr>
                <w:noProof/>
                <w:webHidden/>
              </w:rPr>
              <w:fldChar w:fldCharType="begin"/>
            </w:r>
            <w:r w:rsidR="00AD5681">
              <w:rPr>
                <w:noProof/>
                <w:webHidden/>
              </w:rPr>
              <w:instrText xml:space="preserve"> PAGEREF _Toc243855883 \h </w:instrText>
            </w:r>
            <w:r w:rsidR="00AD5681">
              <w:rPr>
                <w:noProof/>
                <w:webHidden/>
              </w:rPr>
            </w:r>
            <w:r w:rsidR="00AD5681">
              <w:rPr>
                <w:noProof/>
                <w:webHidden/>
              </w:rPr>
              <w:fldChar w:fldCharType="separate"/>
            </w:r>
            <w:r w:rsidR="00AD5681">
              <w:rPr>
                <w:noProof/>
                <w:webHidden/>
              </w:rPr>
              <w:t>2</w:t>
            </w:r>
            <w:r w:rsidR="00AD5681">
              <w:rPr>
                <w:noProof/>
                <w:webHidden/>
              </w:rPr>
              <w:fldChar w:fldCharType="end"/>
            </w:r>
          </w:hyperlink>
        </w:p>
        <w:p w14:paraId="4593A6E1" w14:textId="55C76171" w:rsidR="00AD5681" w:rsidRDefault="00AD5681">
          <w:pPr>
            <w:pStyle w:val="TOC2"/>
            <w:tabs>
              <w:tab w:val="right" w:leader="dot" w:pos="9016"/>
            </w:tabs>
            <w:rPr>
              <w:rFonts w:eastAsiaTheme="minorEastAsia"/>
              <w:noProof/>
              <w:lang w:eastAsia="en-IE"/>
            </w:rPr>
          </w:pPr>
          <w:hyperlink w:anchor="_Toc243855884" w:history="1">
            <w:r w:rsidRPr="001F288E">
              <w:rPr>
                <w:rStyle w:val="Hyperlink"/>
                <w:rFonts w:ascii="Arial" w:hAnsi="Arial" w:cs="Arial"/>
                <w:noProof/>
              </w:rPr>
              <w:t>2. Introduction</w:t>
            </w:r>
            <w:r>
              <w:rPr>
                <w:noProof/>
                <w:webHidden/>
              </w:rPr>
              <w:tab/>
            </w:r>
            <w:r>
              <w:rPr>
                <w:noProof/>
                <w:webHidden/>
              </w:rPr>
              <w:fldChar w:fldCharType="begin"/>
            </w:r>
            <w:r>
              <w:rPr>
                <w:noProof/>
                <w:webHidden/>
              </w:rPr>
              <w:instrText xml:space="preserve"> PAGEREF _Toc243855884 \h </w:instrText>
            </w:r>
            <w:r>
              <w:rPr>
                <w:noProof/>
                <w:webHidden/>
              </w:rPr>
            </w:r>
            <w:r>
              <w:rPr>
                <w:noProof/>
                <w:webHidden/>
              </w:rPr>
              <w:fldChar w:fldCharType="separate"/>
            </w:r>
            <w:r>
              <w:rPr>
                <w:noProof/>
                <w:webHidden/>
              </w:rPr>
              <w:t>2</w:t>
            </w:r>
            <w:r>
              <w:rPr>
                <w:noProof/>
                <w:webHidden/>
              </w:rPr>
              <w:fldChar w:fldCharType="end"/>
            </w:r>
          </w:hyperlink>
        </w:p>
        <w:p w14:paraId="4C75D2C4" w14:textId="4EFDA94A" w:rsidR="00AD5681" w:rsidRDefault="00AD5681">
          <w:pPr>
            <w:pStyle w:val="TOC2"/>
            <w:tabs>
              <w:tab w:val="right" w:leader="dot" w:pos="9016"/>
            </w:tabs>
            <w:rPr>
              <w:rFonts w:eastAsiaTheme="minorEastAsia"/>
              <w:noProof/>
              <w:lang w:eastAsia="en-IE"/>
            </w:rPr>
          </w:pPr>
          <w:hyperlink w:anchor="_Toc243855885" w:history="1">
            <w:r w:rsidRPr="001F288E">
              <w:rPr>
                <w:rStyle w:val="Hyperlink"/>
                <w:rFonts w:ascii="Arial" w:hAnsi="Arial" w:cs="Arial"/>
                <w:noProof/>
              </w:rPr>
              <w:t>3. Problem Definition</w:t>
            </w:r>
            <w:r>
              <w:rPr>
                <w:noProof/>
                <w:webHidden/>
              </w:rPr>
              <w:tab/>
            </w:r>
            <w:r>
              <w:rPr>
                <w:noProof/>
                <w:webHidden/>
              </w:rPr>
              <w:fldChar w:fldCharType="begin"/>
            </w:r>
            <w:r>
              <w:rPr>
                <w:noProof/>
                <w:webHidden/>
              </w:rPr>
              <w:instrText xml:space="preserve"> PAGEREF _Toc243855885 \h </w:instrText>
            </w:r>
            <w:r>
              <w:rPr>
                <w:noProof/>
                <w:webHidden/>
              </w:rPr>
            </w:r>
            <w:r>
              <w:rPr>
                <w:noProof/>
                <w:webHidden/>
              </w:rPr>
              <w:fldChar w:fldCharType="separate"/>
            </w:r>
            <w:r>
              <w:rPr>
                <w:noProof/>
                <w:webHidden/>
              </w:rPr>
              <w:t>2</w:t>
            </w:r>
            <w:r>
              <w:rPr>
                <w:noProof/>
                <w:webHidden/>
              </w:rPr>
              <w:fldChar w:fldCharType="end"/>
            </w:r>
          </w:hyperlink>
        </w:p>
        <w:p w14:paraId="5F238404" w14:textId="61E531D3" w:rsidR="00AD5681" w:rsidRDefault="00AD5681">
          <w:pPr>
            <w:pStyle w:val="TOC2"/>
            <w:tabs>
              <w:tab w:val="right" w:leader="dot" w:pos="9016"/>
            </w:tabs>
            <w:rPr>
              <w:rFonts w:eastAsiaTheme="minorEastAsia"/>
              <w:noProof/>
              <w:lang w:eastAsia="en-IE"/>
            </w:rPr>
          </w:pPr>
          <w:hyperlink w:anchor="_Toc243855886" w:history="1">
            <w:r w:rsidRPr="001F288E">
              <w:rPr>
                <w:rStyle w:val="Hyperlink"/>
                <w:rFonts w:ascii="Arial" w:hAnsi="Arial" w:cs="Arial"/>
                <w:noProof/>
              </w:rPr>
              <w:t>4. Aim and Objectives</w:t>
            </w:r>
            <w:r>
              <w:rPr>
                <w:noProof/>
                <w:webHidden/>
              </w:rPr>
              <w:tab/>
            </w:r>
            <w:r>
              <w:rPr>
                <w:noProof/>
                <w:webHidden/>
              </w:rPr>
              <w:fldChar w:fldCharType="begin"/>
            </w:r>
            <w:r>
              <w:rPr>
                <w:noProof/>
                <w:webHidden/>
              </w:rPr>
              <w:instrText xml:space="preserve"> PAGEREF _Toc243855886 \h </w:instrText>
            </w:r>
            <w:r>
              <w:rPr>
                <w:noProof/>
                <w:webHidden/>
              </w:rPr>
            </w:r>
            <w:r>
              <w:rPr>
                <w:noProof/>
                <w:webHidden/>
              </w:rPr>
              <w:fldChar w:fldCharType="separate"/>
            </w:r>
            <w:r>
              <w:rPr>
                <w:noProof/>
                <w:webHidden/>
              </w:rPr>
              <w:t>2</w:t>
            </w:r>
            <w:r>
              <w:rPr>
                <w:noProof/>
                <w:webHidden/>
              </w:rPr>
              <w:fldChar w:fldCharType="end"/>
            </w:r>
          </w:hyperlink>
        </w:p>
        <w:p w14:paraId="708C6CFC" w14:textId="3A9006E3" w:rsidR="00AD5681" w:rsidRDefault="00AD5681">
          <w:pPr>
            <w:pStyle w:val="TOC2"/>
            <w:tabs>
              <w:tab w:val="right" w:leader="dot" w:pos="9016"/>
            </w:tabs>
            <w:rPr>
              <w:rFonts w:eastAsiaTheme="minorEastAsia"/>
              <w:noProof/>
              <w:lang w:eastAsia="en-IE"/>
            </w:rPr>
          </w:pPr>
          <w:hyperlink w:anchor="_Toc243855887" w:history="1">
            <w:r w:rsidRPr="001F288E">
              <w:rPr>
                <w:rStyle w:val="Hyperlink"/>
                <w:rFonts w:ascii="Arial" w:hAnsi="Arial" w:cs="Arial"/>
                <w:noProof/>
              </w:rPr>
              <w:t>5. Scope</w:t>
            </w:r>
            <w:r>
              <w:rPr>
                <w:noProof/>
                <w:webHidden/>
              </w:rPr>
              <w:tab/>
            </w:r>
            <w:r>
              <w:rPr>
                <w:noProof/>
                <w:webHidden/>
              </w:rPr>
              <w:fldChar w:fldCharType="begin"/>
            </w:r>
            <w:r>
              <w:rPr>
                <w:noProof/>
                <w:webHidden/>
              </w:rPr>
              <w:instrText xml:space="preserve"> PAGEREF _Toc243855887 \h </w:instrText>
            </w:r>
            <w:r>
              <w:rPr>
                <w:noProof/>
                <w:webHidden/>
              </w:rPr>
            </w:r>
            <w:r>
              <w:rPr>
                <w:noProof/>
                <w:webHidden/>
              </w:rPr>
              <w:fldChar w:fldCharType="separate"/>
            </w:r>
            <w:r>
              <w:rPr>
                <w:noProof/>
                <w:webHidden/>
              </w:rPr>
              <w:t>3</w:t>
            </w:r>
            <w:r>
              <w:rPr>
                <w:noProof/>
                <w:webHidden/>
              </w:rPr>
              <w:fldChar w:fldCharType="end"/>
            </w:r>
          </w:hyperlink>
        </w:p>
        <w:p w14:paraId="563DF017" w14:textId="38C12794" w:rsidR="00AD5681" w:rsidRDefault="00AD5681">
          <w:pPr>
            <w:pStyle w:val="TOC2"/>
            <w:tabs>
              <w:tab w:val="right" w:leader="dot" w:pos="9016"/>
            </w:tabs>
            <w:rPr>
              <w:rFonts w:eastAsiaTheme="minorEastAsia"/>
              <w:noProof/>
              <w:lang w:eastAsia="en-IE"/>
            </w:rPr>
          </w:pPr>
          <w:hyperlink w:anchor="_Toc243855888" w:history="1">
            <w:r w:rsidRPr="001F288E">
              <w:rPr>
                <w:rStyle w:val="Hyperlink"/>
                <w:rFonts w:ascii="Arial" w:hAnsi="Arial" w:cs="Arial"/>
                <w:noProof/>
              </w:rPr>
              <w:t>6. Methodology</w:t>
            </w:r>
            <w:r>
              <w:rPr>
                <w:noProof/>
                <w:webHidden/>
              </w:rPr>
              <w:tab/>
            </w:r>
            <w:r>
              <w:rPr>
                <w:noProof/>
                <w:webHidden/>
              </w:rPr>
              <w:fldChar w:fldCharType="begin"/>
            </w:r>
            <w:r>
              <w:rPr>
                <w:noProof/>
                <w:webHidden/>
              </w:rPr>
              <w:instrText xml:space="preserve"> PAGEREF _Toc243855888 \h </w:instrText>
            </w:r>
            <w:r>
              <w:rPr>
                <w:noProof/>
                <w:webHidden/>
              </w:rPr>
            </w:r>
            <w:r>
              <w:rPr>
                <w:noProof/>
                <w:webHidden/>
              </w:rPr>
              <w:fldChar w:fldCharType="separate"/>
            </w:r>
            <w:r>
              <w:rPr>
                <w:noProof/>
                <w:webHidden/>
              </w:rPr>
              <w:t>3</w:t>
            </w:r>
            <w:r>
              <w:rPr>
                <w:noProof/>
                <w:webHidden/>
              </w:rPr>
              <w:fldChar w:fldCharType="end"/>
            </w:r>
          </w:hyperlink>
        </w:p>
        <w:p w14:paraId="2130759A" w14:textId="6BFE3A1E" w:rsidR="00AD5681" w:rsidRDefault="00AD5681">
          <w:pPr>
            <w:pStyle w:val="TOC2"/>
            <w:tabs>
              <w:tab w:val="right" w:leader="dot" w:pos="9016"/>
            </w:tabs>
            <w:rPr>
              <w:rFonts w:eastAsiaTheme="minorEastAsia"/>
              <w:noProof/>
              <w:lang w:eastAsia="en-IE"/>
            </w:rPr>
          </w:pPr>
          <w:hyperlink w:anchor="_Toc243855889" w:history="1">
            <w:r w:rsidRPr="001F288E">
              <w:rPr>
                <w:rStyle w:val="Hyperlink"/>
                <w:rFonts w:ascii="Arial" w:hAnsi="Arial" w:cs="Arial"/>
                <w:noProof/>
              </w:rPr>
              <w:t>7. Data Sources</w:t>
            </w:r>
            <w:r>
              <w:rPr>
                <w:noProof/>
                <w:webHidden/>
              </w:rPr>
              <w:tab/>
            </w:r>
            <w:r>
              <w:rPr>
                <w:noProof/>
                <w:webHidden/>
              </w:rPr>
              <w:fldChar w:fldCharType="begin"/>
            </w:r>
            <w:r>
              <w:rPr>
                <w:noProof/>
                <w:webHidden/>
              </w:rPr>
              <w:instrText xml:space="preserve"> PAGEREF _Toc243855889 \h </w:instrText>
            </w:r>
            <w:r>
              <w:rPr>
                <w:noProof/>
                <w:webHidden/>
              </w:rPr>
            </w:r>
            <w:r>
              <w:rPr>
                <w:noProof/>
                <w:webHidden/>
              </w:rPr>
              <w:fldChar w:fldCharType="separate"/>
            </w:r>
            <w:r>
              <w:rPr>
                <w:noProof/>
                <w:webHidden/>
              </w:rPr>
              <w:t>4</w:t>
            </w:r>
            <w:r>
              <w:rPr>
                <w:noProof/>
                <w:webHidden/>
              </w:rPr>
              <w:fldChar w:fldCharType="end"/>
            </w:r>
          </w:hyperlink>
        </w:p>
        <w:p w14:paraId="5B1C6737" w14:textId="47664A37" w:rsidR="00AD5681" w:rsidRDefault="00AD5681">
          <w:pPr>
            <w:pStyle w:val="TOC2"/>
            <w:tabs>
              <w:tab w:val="right" w:leader="dot" w:pos="9016"/>
            </w:tabs>
            <w:rPr>
              <w:rFonts w:eastAsiaTheme="minorEastAsia"/>
              <w:noProof/>
              <w:lang w:eastAsia="en-IE"/>
            </w:rPr>
          </w:pPr>
          <w:hyperlink w:anchor="_Toc243855890" w:history="1">
            <w:r w:rsidRPr="001F288E">
              <w:rPr>
                <w:rStyle w:val="Hyperlink"/>
                <w:rFonts w:ascii="Arial" w:hAnsi="Arial" w:cs="Arial"/>
                <w:noProof/>
              </w:rPr>
              <w:t>8. Expected Deliverables</w:t>
            </w:r>
            <w:r>
              <w:rPr>
                <w:noProof/>
                <w:webHidden/>
              </w:rPr>
              <w:tab/>
            </w:r>
            <w:r>
              <w:rPr>
                <w:noProof/>
                <w:webHidden/>
              </w:rPr>
              <w:fldChar w:fldCharType="begin"/>
            </w:r>
            <w:r>
              <w:rPr>
                <w:noProof/>
                <w:webHidden/>
              </w:rPr>
              <w:instrText xml:space="preserve"> PAGEREF _Toc243855890 \h </w:instrText>
            </w:r>
            <w:r>
              <w:rPr>
                <w:noProof/>
                <w:webHidden/>
              </w:rPr>
            </w:r>
            <w:r>
              <w:rPr>
                <w:noProof/>
                <w:webHidden/>
              </w:rPr>
              <w:fldChar w:fldCharType="separate"/>
            </w:r>
            <w:r>
              <w:rPr>
                <w:noProof/>
                <w:webHidden/>
              </w:rPr>
              <w:t>4</w:t>
            </w:r>
            <w:r>
              <w:rPr>
                <w:noProof/>
                <w:webHidden/>
              </w:rPr>
              <w:fldChar w:fldCharType="end"/>
            </w:r>
          </w:hyperlink>
        </w:p>
        <w:p w14:paraId="6BB093C0" w14:textId="5BC4AF62" w:rsidR="00AD5681" w:rsidRDefault="00AD5681">
          <w:pPr>
            <w:pStyle w:val="TOC2"/>
            <w:tabs>
              <w:tab w:val="right" w:leader="dot" w:pos="9016"/>
            </w:tabs>
            <w:rPr>
              <w:rFonts w:eastAsiaTheme="minorEastAsia"/>
              <w:noProof/>
              <w:lang w:eastAsia="en-IE"/>
            </w:rPr>
          </w:pPr>
          <w:hyperlink w:anchor="_Toc243855891" w:history="1">
            <w:r w:rsidRPr="001F288E">
              <w:rPr>
                <w:rStyle w:val="Hyperlink"/>
                <w:rFonts w:ascii="Arial" w:hAnsi="Arial" w:cs="Arial"/>
                <w:noProof/>
              </w:rPr>
              <w:t>9. Project Timeline</w:t>
            </w:r>
            <w:r>
              <w:rPr>
                <w:noProof/>
                <w:webHidden/>
              </w:rPr>
              <w:tab/>
            </w:r>
            <w:r>
              <w:rPr>
                <w:noProof/>
                <w:webHidden/>
              </w:rPr>
              <w:fldChar w:fldCharType="begin"/>
            </w:r>
            <w:r>
              <w:rPr>
                <w:noProof/>
                <w:webHidden/>
              </w:rPr>
              <w:instrText xml:space="preserve"> PAGEREF _Toc243855891 \h </w:instrText>
            </w:r>
            <w:r>
              <w:rPr>
                <w:noProof/>
                <w:webHidden/>
              </w:rPr>
            </w:r>
            <w:r>
              <w:rPr>
                <w:noProof/>
                <w:webHidden/>
              </w:rPr>
              <w:fldChar w:fldCharType="separate"/>
            </w:r>
            <w:r>
              <w:rPr>
                <w:noProof/>
                <w:webHidden/>
              </w:rPr>
              <w:t>4</w:t>
            </w:r>
            <w:r>
              <w:rPr>
                <w:noProof/>
                <w:webHidden/>
              </w:rPr>
              <w:fldChar w:fldCharType="end"/>
            </w:r>
          </w:hyperlink>
        </w:p>
        <w:p w14:paraId="702126BB" w14:textId="61B562F3" w:rsidR="00AD5681" w:rsidRDefault="00AD5681">
          <w:pPr>
            <w:pStyle w:val="TOC2"/>
            <w:tabs>
              <w:tab w:val="right" w:leader="dot" w:pos="9016"/>
            </w:tabs>
            <w:rPr>
              <w:rFonts w:eastAsiaTheme="minorEastAsia"/>
              <w:noProof/>
              <w:lang w:eastAsia="en-IE"/>
            </w:rPr>
          </w:pPr>
          <w:hyperlink w:anchor="_Toc243855892" w:history="1">
            <w:r w:rsidRPr="001F288E">
              <w:rPr>
                <w:rStyle w:val="Hyperlink"/>
                <w:rFonts w:ascii="Arial" w:hAnsi="Arial" w:cs="Arial"/>
                <w:noProof/>
              </w:rPr>
              <w:t>10. Ethical and Legal Considerations</w:t>
            </w:r>
            <w:r>
              <w:rPr>
                <w:noProof/>
                <w:webHidden/>
              </w:rPr>
              <w:tab/>
            </w:r>
            <w:r>
              <w:rPr>
                <w:noProof/>
                <w:webHidden/>
              </w:rPr>
              <w:fldChar w:fldCharType="begin"/>
            </w:r>
            <w:r>
              <w:rPr>
                <w:noProof/>
                <w:webHidden/>
              </w:rPr>
              <w:instrText xml:space="preserve"> PAGEREF _Toc243855892 \h </w:instrText>
            </w:r>
            <w:r>
              <w:rPr>
                <w:noProof/>
                <w:webHidden/>
              </w:rPr>
            </w:r>
            <w:r>
              <w:rPr>
                <w:noProof/>
                <w:webHidden/>
              </w:rPr>
              <w:fldChar w:fldCharType="separate"/>
            </w:r>
            <w:r>
              <w:rPr>
                <w:noProof/>
                <w:webHidden/>
              </w:rPr>
              <w:t>5</w:t>
            </w:r>
            <w:r>
              <w:rPr>
                <w:noProof/>
                <w:webHidden/>
              </w:rPr>
              <w:fldChar w:fldCharType="end"/>
            </w:r>
          </w:hyperlink>
        </w:p>
        <w:p w14:paraId="42D7C90C" w14:textId="0C7F434E" w:rsidR="00AD5681" w:rsidRDefault="00AD5681">
          <w:pPr>
            <w:pStyle w:val="TOC2"/>
            <w:tabs>
              <w:tab w:val="right" w:leader="dot" w:pos="9016"/>
            </w:tabs>
            <w:rPr>
              <w:rFonts w:eastAsiaTheme="minorEastAsia"/>
              <w:noProof/>
              <w:lang w:eastAsia="en-IE"/>
            </w:rPr>
          </w:pPr>
          <w:hyperlink w:anchor="_Toc243855893" w:history="1">
            <w:r w:rsidRPr="001F288E">
              <w:rPr>
                <w:rStyle w:val="Hyperlink"/>
                <w:rFonts w:ascii="Arial" w:hAnsi="Arial" w:cs="Arial"/>
                <w:noProof/>
              </w:rPr>
              <w:t>References</w:t>
            </w:r>
            <w:r>
              <w:rPr>
                <w:noProof/>
                <w:webHidden/>
              </w:rPr>
              <w:tab/>
            </w:r>
            <w:r>
              <w:rPr>
                <w:noProof/>
                <w:webHidden/>
              </w:rPr>
              <w:fldChar w:fldCharType="begin"/>
            </w:r>
            <w:r>
              <w:rPr>
                <w:noProof/>
                <w:webHidden/>
              </w:rPr>
              <w:instrText xml:space="preserve"> PAGEREF _Toc243855893 \h </w:instrText>
            </w:r>
            <w:r>
              <w:rPr>
                <w:noProof/>
                <w:webHidden/>
              </w:rPr>
            </w:r>
            <w:r>
              <w:rPr>
                <w:noProof/>
                <w:webHidden/>
              </w:rPr>
              <w:fldChar w:fldCharType="separate"/>
            </w:r>
            <w:r>
              <w:rPr>
                <w:noProof/>
                <w:webHidden/>
              </w:rPr>
              <w:t>6</w:t>
            </w:r>
            <w:r>
              <w:rPr>
                <w:noProof/>
                <w:webHidden/>
              </w:rPr>
              <w:fldChar w:fldCharType="end"/>
            </w:r>
          </w:hyperlink>
        </w:p>
        <w:p w14:paraId="6B48A799" w14:textId="5302B066" w:rsidR="00AD5681" w:rsidRDefault="00AD5681">
          <w:pPr>
            <w:pStyle w:val="TOC2"/>
            <w:tabs>
              <w:tab w:val="right" w:leader="dot" w:pos="9016"/>
            </w:tabs>
            <w:rPr>
              <w:rFonts w:eastAsiaTheme="minorEastAsia"/>
              <w:noProof/>
              <w:lang w:eastAsia="en-IE"/>
            </w:rPr>
          </w:pPr>
          <w:hyperlink w:anchor="_Toc243855894" w:history="1">
            <w:r w:rsidRPr="001F288E">
              <w:rPr>
                <w:rStyle w:val="Hyperlink"/>
                <w:noProof/>
              </w:rPr>
              <w:t>Appendix</w:t>
            </w:r>
            <w:r>
              <w:rPr>
                <w:noProof/>
                <w:webHidden/>
              </w:rPr>
              <w:tab/>
            </w:r>
            <w:r>
              <w:rPr>
                <w:noProof/>
                <w:webHidden/>
              </w:rPr>
              <w:fldChar w:fldCharType="begin"/>
            </w:r>
            <w:r>
              <w:rPr>
                <w:noProof/>
                <w:webHidden/>
              </w:rPr>
              <w:instrText xml:space="preserve"> PAGEREF _Toc243855894 \h </w:instrText>
            </w:r>
            <w:r>
              <w:rPr>
                <w:noProof/>
                <w:webHidden/>
              </w:rPr>
            </w:r>
            <w:r>
              <w:rPr>
                <w:noProof/>
                <w:webHidden/>
              </w:rPr>
              <w:fldChar w:fldCharType="separate"/>
            </w:r>
            <w:r>
              <w:rPr>
                <w:noProof/>
                <w:webHidden/>
              </w:rPr>
              <w:t>7</w:t>
            </w:r>
            <w:r>
              <w:rPr>
                <w:noProof/>
                <w:webHidden/>
              </w:rPr>
              <w:fldChar w:fldCharType="end"/>
            </w:r>
          </w:hyperlink>
        </w:p>
        <w:p w14:paraId="620024F6" w14:textId="5D529B68" w:rsidR="00BF1927" w:rsidRPr="00607555" w:rsidRDefault="00BF1927">
          <w:pPr>
            <w:rPr>
              <w:rFonts w:ascii="Arial" w:hAnsi="Arial" w:cs="Arial"/>
            </w:rPr>
          </w:pPr>
          <w:r w:rsidRPr="00607555">
            <w:rPr>
              <w:rFonts w:ascii="Arial" w:hAnsi="Arial" w:cs="Arial"/>
              <w:b/>
              <w:bCs/>
              <w:noProof/>
            </w:rPr>
            <w:fldChar w:fldCharType="end"/>
          </w:r>
        </w:p>
      </w:sdtContent>
    </w:sdt>
    <w:p w14:paraId="571F2954" w14:textId="77777777" w:rsidR="00BF1927" w:rsidRPr="00607555" w:rsidRDefault="00BF1927" w:rsidP="00F51644">
      <w:pPr>
        <w:pStyle w:val="Heading2"/>
        <w:rPr>
          <w:rFonts w:ascii="Arial" w:hAnsi="Arial" w:cs="Arial"/>
        </w:rPr>
      </w:pPr>
    </w:p>
    <w:p w14:paraId="5CA05CA3" w14:textId="77777777" w:rsidR="00BF1927" w:rsidRPr="00607555" w:rsidRDefault="00BF1927" w:rsidP="00F51644">
      <w:pPr>
        <w:pStyle w:val="Heading2"/>
        <w:rPr>
          <w:rFonts w:ascii="Arial" w:hAnsi="Arial" w:cs="Arial"/>
        </w:rPr>
      </w:pPr>
    </w:p>
    <w:p w14:paraId="740EC65A" w14:textId="77777777" w:rsidR="00BF1927" w:rsidRPr="00607555" w:rsidRDefault="00BF1927" w:rsidP="00F51644">
      <w:pPr>
        <w:pStyle w:val="Heading2"/>
        <w:rPr>
          <w:rFonts w:ascii="Arial" w:hAnsi="Arial" w:cs="Arial"/>
        </w:rPr>
      </w:pPr>
    </w:p>
    <w:p w14:paraId="2CE9AD7C" w14:textId="77777777" w:rsidR="00BF1927" w:rsidRPr="00607555" w:rsidRDefault="00BF1927" w:rsidP="00F51644">
      <w:pPr>
        <w:pStyle w:val="Heading2"/>
        <w:rPr>
          <w:rFonts w:ascii="Arial" w:hAnsi="Arial" w:cs="Arial"/>
        </w:rPr>
      </w:pPr>
    </w:p>
    <w:p w14:paraId="3F0E7FF5" w14:textId="77777777" w:rsidR="00BF1927" w:rsidRPr="00607555" w:rsidRDefault="00BF1927" w:rsidP="00F51644">
      <w:pPr>
        <w:pStyle w:val="Heading2"/>
        <w:rPr>
          <w:rFonts w:ascii="Arial" w:hAnsi="Arial" w:cs="Arial"/>
        </w:rPr>
      </w:pPr>
    </w:p>
    <w:p w14:paraId="1417EE24" w14:textId="77777777" w:rsidR="00BF1927" w:rsidRPr="00607555" w:rsidRDefault="00BF1927" w:rsidP="00F51644">
      <w:pPr>
        <w:pStyle w:val="Heading2"/>
        <w:rPr>
          <w:rFonts w:ascii="Arial" w:hAnsi="Arial" w:cs="Arial"/>
        </w:rPr>
      </w:pPr>
    </w:p>
    <w:p w14:paraId="702F29CB" w14:textId="77777777" w:rsidR="00BF1927" w:rsidRPr="00607555" w:rsidRDefault="00BF1927" w:rsidP="00F51644">
      <w:pPr>
        <w:pStyle w:val="Heading2"/>
        <w:rPr>
          <w:rFonts w:ascii="Arial" w:hAnsi="Arial" w:cs="Arial"/>
        </w:rPr>
      </w:pPr>
    </w:p>
    <w:p w14:paraId="6EE0085A" w14:textId="77777777" w:rsidR="00BF1927" w:rsidRPr="00607555" w:rsidRDefault="00BF1927" w:rsidP="00F51644">
      <w:pPr>
        <w:pStyle w:val="Heading2"/>
        <w:rPr>
          <w:rFonts w:ascii="Arial" w:hAnsi="Arial" w:cs="Arial"/>
        </w:rPr>
      </w:pPr>
    </w:p>
    <w:p w14:paraId="67D320BA" w14:textId="77777777" w:rsidR="00BF1927" w:rsidRPr="00607555" w:rsidRDefault="00BF1927" w:rsidP="00F51644">
      <w:pPr>
        <w:pStyle w:val="Heading2"/>
        <w:rPr>
          <w:rFonts w:ascii="Arial" w:hAnsi="Arial" w:cs="Arial"/>
        </w:rPr>
      </w:pPr>
    </w:p>
    <w:p w14:paraId="19B91E5B" w14:textId="77777777" w:rsidR="00BF1927" w:rsidRPr="00607555" w:rsidRDefault="00BF1927" w:rsidP="00BF1927">
      <w:pPr>
        <w:rPr>
          <w:rFonts w:ascii="Arial" w:hAnsi="Arial" w:cs="Arial"/>
        </w:rPr>
      </w:pPr>
    </w:p>
    <w:p w14:paraId="22390B24" w14:textId="77777777" w:rsidR="00BF1927" w:rsidRPr="00607555" w:rsidRDefault="00BF1927" w:rsidP="00BF1927">
      <w:pPr>
        <w:rPr>
          <w:rFonts w:ascii="Arial" w:hAnsi="Arial" w:cs="Arial"/>
        </w:rPr>
      </w:pPr>
    </w:p>
    <w:p w14:paraId="2F7D55BA" w14:textId="77777777" w:rsidR="00BF1927" w:rsidRPr="00607555" w:rsidRDefault="00BF1927" w:rsidP="00BF1927">
      <w:pPr>
        <w:rPr>
          <w:rFonts w:ascii="Arial" w:hAnsi="Arial" w:cs="Arial"/>
        </w:rPr>
      </w:pPr>
    </w:p>
    <w:p w14:paraId="2F493EA3" w14:textId="25A25285" w:rsidR="00BF1927" w:rsidRDefault="00BF1927" w:rsidP="00F51644">
      <w:pPr>
        <w:pStyle w:val="Heading2"/>
        <w:rPr>
          <w:rFonts w:ascii="Arial" w:hAnsi="Arial" w:cs="Arial"/>
        </w:rPr>
      </w:pPr>
    </w:p>
    <w:p w14:paraId="15FD5915" w14:textId="77777777" w:rsidR="00607555" w:rsidRPr="00607555" w:rsidRDefault="00607555" w:rsidP="00607555"/>
    <w:p w14:paraId="052AA521" w14:textId="6213DE6F" w:rsidR="003431CD" w:rsidRPr="00607555" w:rsidRDefault="003431CD" w:rsidP="00BF1927">
      <w:pPr>
        <w:pStyle w:val="Heading2"/>
        <w:rPr>
          <w:ins w:id="2" w:author="MONICA VALENCIANO BARAJAS" w:date="2026-10-25T01:20:00Z" w16du:dateUtc="2026-10-25T00:20:00Z"/>
          <w:rFonts w:ascii="Arial" w:hAnsi="Arial" w:cs="Arial"/>
        </w:rPr>
      </w:pPr>
      <w:bookmarkStart w:id="3" w:name="_Toc243855883"/>
      <w:ins w:id="4" w:author="MONICA VALENCIANO BARAJAS" w:date="2026-10-25T01:19:00Z">
        <w:r w:rsidRPr="00607555">
          <w:rPr>
            <w:rFonts w:ascii="Arial" w:hAnsi="Arial" w:cs="Arial"/>
          </w:rPr>
          <w:lastRenderedPageBreak/>
          <w:t>1. Project Title</w:t>
        </w:r>
      </w:ins>
      <w:bookmarkEnd w:id="3"/>
    </w:p>
    <w:p w14:paraId="17690BBF" w14:textId="4D888773" w:rsidR="004539CA" w:rsidRPr="00607555" w:rsidRDefault="003431CD" w:rsidP="00964750">
      <w:pPr>
        <w:jc w:val="both"/>
        <w:rPr>
          <w:ins w:id="5" w:author="MONICA VALENCIANO BARAJAS" w:date="2026-10-25T01:19:00Z" w16du:dateUtc="2026-10-25T00:19:00Z"/>
          <w:rFonts w:ascii="Arial" w:hAnsi="Arial" w:cs="Arial"/>
          <w:rPrChange w:id="6" w:author="MONICA VALENCIANO BARAJAS" w:date="2026-10-25T08:32:00Z" w16du:dateUtc="2026-10-25T08:32:00Z">
            <w:rPr>
              <w:ins w:id="7" w:author="MONICA VALENCIANO BARAJAS" w:date="2026-10-25T01:19:00Z" w16du:dateUtc="2026-10-25T00:19:00Z"/>
              <w:sz w:val="32"/>
              <w:szCs w:val="32"/>
            </w:rPr>
          </w:rPrChange>
        </w:rPr>
      </w:pPr>
      <w:ins w:id="8" w:author="MONICA VALENCIANO BARAJAS" w:date="2026-10-25T01:22:00Z" w16du:dateUtc="2026-10-25T00:22:00Z">
        <w:r w:rsidRPr="00607555">
          <w:rPr>
            <w:rFonts w:ascii="Arial" w:hAnsi="Arial" w:cs="Arial"/>
          </w:rPr>
          <w:t>Forecasting</w:t>
        </w:r>
      </w:ins>
      <w:ins w:id="9" w:author="MONICA VALENCIANO BARAJAS" w:date="2026-10-25T01:21:00Z" w16du:dateUtc="2026-10-25T00:21:00Z">
        <w:r w:rsidRPr="00607555">
          <w:rPr>
            <w:rFonts w:ascii="Arial" w:hAnsi="Arial" w:cs="Arial"/>
          </w:rPr>
          <w:t xml:space="preserve"> Workload Pressure in the European Union’s Largest Ports</w:t>
        </w:r>
      </w:ins>
      <w:ins w:id="10" w:author="MONICA VALENCIANO BARAJAS" w:date="2026-10-25T01:22:00Z" w16du:dateUtc="2026-10-25T00:22:00Z">
        <w:r w:rsidRPr="00607555">
          <w:rPr>
            <w:rFonts w:ascii="Arial" w:hAnsi="Arial" w:cs="Arial"/>
          </w:rPr>
          <w:t xml:space="preserve"> using IMF </w:t>
        </w:r>
      </w:ins>
      <w:ins w:id="11" w:author="MONICA VALENCIANO BARAJAS" w:date="2026-10-25T01:23:00Z" w16du:dateUtc="2026-10-25T00:23:00Z">
        <w:r w:rsidRPr="00607555">
          <w:rPr>
            <w:rFonts w:ascii="Arial" w:hAnsi="Arial" w:cs="Arial"/>
          </w:rPr>
          <w:t>PortWatch</w:t>
        </w:r>
      </w:ins>
      <w:ins w:id="12" w:author="MONICA VALENCIANO BARAJAS" w:date="2026-10-25T01:22:00Z" w16du:dateUtc="2026-10-25T00:22:00Z">
        <w:r w:rsidRPr="00607555">
          <w:rPr>
            <w:rFonts w:ascii="Arial" w:hAnsi="Arial" w:cs="Arial"/>
          </w:rPr>
          <w:t xml:space="preserve"> Satellite Data</w:t>
        </w:r>
      </w:ins>
    </w:p>
    <w:p w14:paraId="7321D9D0" w14:textId="22ADEB5A" w:rsidR="003431CD" w:rsidRPr="00607555" w:rsidRDefault="003431CD" w:rsidP="00BF1927">
      <w:pPr>
        <w:pStyle w:val="Heading2"/>
        <w:rPr>
          <w:ins w:id="13" w:author="MONICA VALENCIANO BARAJAS" w:date="2026-10-25T01:19:00Z"/>
          <w:rFonts w:ascii="Arial" w:hAnsi="Arial" w:cs="Arial"/>
        </w:rPr>
      </w:pPr>
      <w:bookmarkStart w:id="14" w:name="_Toc243855884"/>
      <w:ins w:id="15" w:author="MONICA VALENCIANO BARAJAS" w:date="2026-10-25T01:19:00Z">
        <w:r w:rsidRPr="00607555">
          <w:rPr>
            <w:rFonts w:ascii="Arial" w:hAnsi="Arial" w:cs="Arial"/>
          </w:rPr>
          <w:t>2. Introduction</w:t>
        </w:r>
        <w:bookmarkEnd w:id="14"/>
      </w:ins>
    </w:p>
    <w:p w14:paraId="66A927AF" w14:textId="2FE11F45" w:rsidR="00964A5D" w:rsidRPr="00607555" w:rsidRDefault="003431CD" w:rsidP="00964750">
      <w:pPr>
        <w:jc w:val="both"/>
        <w:rPr>
          <w:ins w:id="16" w:author="MONICA VALENCIANO BARAJAS" w:date="2026-10-25T01:40:00Z" w16du:dateUtc="2026-10-25T00:40:00Z"/>
          <w:rFonts w:ascii="Arial" w:hAnsi="Arial" w:cs="Arial"/>
        </w:rPr>
      </w:pPr>
      <w:ins w:id="17" w:author="MONICA VALENCIANO BARAJAS" w:date="2026-10-25T01:24:00Z" w16du:dateUtc="2026-10-25T00:24:00Z">
        <w:r w:rsidRPr="00607555">
          <w:rPr>
            <w:rFonts w:ascii="Arial" w:hAnsi="Arial" w:cs="Arial"/>
          </w:rPr>
          <w:t>M</w:t>
        </w:r>
      </w:ins>
      <w:ins w:id="18" w:author="MONICA VALENCIANO BARAJAS" w:date="2026-10-25T01:25:00Z" w16du:dateUtc="2026-10-25T00:25:00Z">
        <w:r w:rsidRPr="00607555">
          <w:rPr>
            <w:rFonts w:ascii="Arial" w:hAnsi="Arial" w:cs="Arial"/>
          </w:rPr>
          <w:t>aritime t</w:t>
        </w:r>
        <w:r w:rsidRPr="00607555">
          <w:rPr>
            <w:rFonts w:ascii="Arial" w:hAnsi="Arial" w:cs="Arial"/>
            <w:rPrChange w:id="19" w:author="MONICA VALENCIANO BARAJAS" w:date="2026-10-25T02:34:00Z" w16du:dateUtc="2026-10-25T02:34:00Z">
              <w:rPr>
                <w:lang w:val="fr-FR"/>
              </w:rPr>
            </w:rPrChange>
          </w:rPr>
          <w:t>ransport is the</w:t>
        </w:r>
        <w:r w:rsidRPr="00607555">
          <w:rPr>
            <w:rFonts w:ascii="Arial" w:hAnsi="Arial" w:cs="Arial"/>
          </w:rPr>
          <w:t xml:space="preserve"> foundation of trade. EU ports moved about 3.4 billion tonn</w:t>
        </w:r>
      </w:ins>
      <w:ins w:id="20" w:author="MONICA VALENCIANO BARAJAS" w:date="2026-10-25T01:26:00Z" w16du:dateUtc="2026-10-25T00:26:00Z">
        <w:r w:rsidRPr="00607555">
          <w:rPr>
            <w:rFonts w:ascii="Arial" w:hAnsi="Arial" w:cs="Arial"/>
          </w:rPr>
          <w:t>es of freight in 2024</w:t>
        </w:r>
      </w:ins>
      <w:r w:rsidR="00EB2064">
        <w:rPr>
          <w:rFonts w:ascii="Arial" w:hAnsi="Arial" w:cs="Arial"/>
        </w:rPr>
        <w:t xml:space="preserve"> </w:t>
      </w:r>
      <w:ins w:id="21" w:author="MONICA VALENCIANO BARAJAS" w:date="2026-10-25T01:30:00Z" w16du:dateUtc="2026-10-25T00:30:00Z">
        <w:r w:rsidR="00964A5D" w:rsidRPr="00607555">
          <w:rPr>
            <w:rFonts w:ascii="Arial" w:hAnsi="Arial" w:cs="Arial"/>
          </w:rPr>
          <w:t>(He</w:t>
        </w:r>
      </w:ins>
      <w:ins w:id="22" w:author="MONICA VALENCIANO BARAJAS" w:date="2026-10-25T01:33:00Z" w16du:dateUtc="2026-10-25T00:33:00Z">
        <w:r w:rsidR="00964A5D" w:rsidRPr="00607555">
          <w:rPr>
            <w:rFonts w:ascii="Arial" w:hAnsi="Arial" w:cs="Arial"/>
          </w:rPr>
          <w:t>ll</w:t>
        </w:r>
      </w:ins>
      <w:ins w:id="23" w:author="MONICA VALENCIANO BARAJAS" w:date="2026-10-25T01:30:00Z" w16du:dateUtc="2026-10-25T00:30:00Z">
        <w:r w:rsidR="00964A5D" w:rsidRPr="00607555">
          <w:rPr>
            <w:rFonts w:ascii="Arial" w:hAnsi="Arial" w:cs="Arial"/>
          </w:rPr>
          <w:t xml:space="preserve">enic Shipping News, 2025) and the 20 biggest </w:t>
        </w:r>
      </w:ins>
      <w:ins w:id="24" w:author="MONICA VALENCIANO BARAJAS" w:date="2026-10-25T01:50:00Z" w16du:dateUtc="2026-10-25T00:50:00Z">
        <w:r w:rsidR="001B2D2A" w:rsidRPr="00607555">
          <w:rPr>
            <w:rFonts w:ascii="Arial" w:hAnsi="Arial" w:cs="Arial"/>
          </w:rPr>
          <w:t>ports</w:t>
        </w:r>
      </w:ins>
      <w:ins w:id="25" w:author="MONICA VALENCIANO BARAJAS" w:date="2026-10-25T01:30:00Z" w16du:dateUtc="2026-10-25T00:30:00Z">
        <w:r w:rsidR="00964A5D" w:rsidRPr="00607555">
          <w:rPr>
            <w:rFonts w:ascii="Arial" w:hAnsi="Arial" w:cs="Arial"/>
          </w:rPr>
          <w:t xml:space="preserve"> handled 49.8</w:t>
        </w:r>
      </w:ins>
      <w:ins w:id="26" w:author="MONICA VALENCIANO BARAJAS" w:date="2026-10-25T01:31:00Z" w16du:dateUtc="2026-10-25T00:31:00Z">
        <w:r w:rsidR="00964A5D" w:rsidRPr="00607555">
          <w:rPr>
            <w:rFonts w:ascii="Arial" w:hAnsi="Arial" w:cs="Arial"/>
          </w:rPr>
          <w:t>% of all EU port tonnage with Rotterdam alone handling 11.8%</w:t>
        </w:r>
      </w:ins>
      <w:ins w:id="27" w:author="MONICA VALENCIANO BARAJAS" w:date="2026-10-25T01:39:00Z" w16du:dateUtc="2026-10-25T00:39:00Z">
        <w:r w:rsidR="00964A5D" w:rsidRPr="00607555">
          <w:rPr>
            <w:rFonts w:ascii="Arial" w:hAnsi="Arial" w:cs="Arial"/>
          </w:rPr>
          <w:t xml:space="preserve"> (Eurostat, 2025).</w:t>
        </w:r>
      </w:ins>
      <w:ins w:id="28" w:author="MONICA VALENCIANO BARAJAS" w:date="2026-10-25T01:40:00Z" w16du:dateUtc="2026-10-25T00:40:00Z">
        <w:r w:rsidR="003C32C1" w:rsidRPr="00607555">
          <w:rPr>
            <w:rFonts w:ascii="Arial" w:hAnsi="Arial" w:cs="Arial"/>
          </w:rPr>
          <w:t xml:space="preserve"> </w:t>
        </w:r>
      </w:ins>
      <w:ins w:id="29" w:author="MONICA VALENCIANO BARAJAS" w:date="2026-10-25T01:33:00Z" w16du:dateUtc="2026-10-25T00:33:00Z">
        <w:r w:rsidR="00964A5D" w:rsidRPr="00607555">
          <w:rPr>
            <w:rFonts w:ascii="Arial" w:hAnsi="Arial" w:cs="Arial"/>
          </w:rPr>
          <w:t xml:space="preserve">When </w:t>
        </w:r>
      </w:ins>
      <w:ins w:id="30" w:author="MONICA VALENCIANO BARAJAS" w:date="2026-10-25T01:34:00Z" w16du:dateUtc="2026-10-25T00:34:00Z">
        <w:r w:rsidR="00964A5D" w:rsidRPr="00607555">
          <w:rPr>
            <w:rFonts w:ascii="Arial" w:hAnsi="Arial" w:cs="Arial"/>
          </w:rPr>
          <w:t>activity at these places increases suddenly ships wait in line schedules get delayed and costs go up</w:t>
        </w:r>
      </w:ins>
      <w:ins w:id="31" w:author="MONICA VALENCIANO BARAJAS" w:date="2026-10-25T01:35:00Z" w16du:dateUtc="2026-10-25T00:35:00Z">
        <w:r w:rsidR="00964A5D" w:rsidRPr="00607555">
          <w:rPr>
            <w:rFonts w:ascii="Arial" w:hAnsi="Arial" w:cs="Arial"/>
          </w:rPr>
          <w:t xml:space="preserve"> for shipping companies, port workers and people who move goods. Official numbers </w:t>
        </w:r>
      </w:ins>
      <w:ins w:id="32" w:author="MONICA VALENCIANO BARAJAS" w:date="2026-10-25T01:36:00Z" w16du:dateUtc="2026-10-25T00:36:00Z">
        <w:r w:rsidR="00964A5D" w:rsidRPr="00607555">
          <w:rPr>
            <w:rFonts w:ascii="Arial" w:hAnsi="Arial" w:cs="Arial"/>
          </w:rPr>
          <w:t>come out months after the situation happens</w:t>
        </w:r>
      </w:ins>
      <w:ins w:id="33" w:author="MONICA VALENCIANO BARAJAS" w:date="2026-10-25T01:38:00Z" w16du:dateUtc="2026-10-25T00:38:00Z">
        <w:r w:rsidR="00964A5D" w:rsidRPr="00607555">
          <w:rPr>
            <w:rFonts w:ascii="Arial" w:hAnsi="Arial" w:cs="Arial"/>
          </w:rPr>
          <w:t xml:space="preserve"> (Eurostat, 2025)</w:t>
        </w:r>
      </w:ins>
      <w:ins w:id="34" w:author="MONICA VALENCIANO BARAJAS" w:date="2026-10-25T01:40:00Z" w16du:dateUtc="2026-10-25T00:40:00Z">
        <w:r w:rsidR="003C32C1" w:rsidRPr="00607555">
          <w:rPr>
            <w:rFonts w:ascii="Arial" w:hAnsi="Arial" w:cs="Arial"/>
          </w:rPr>
          <w:t>.</w:t>
        </w:r>
      </w:ins>
    </w:p>
    <w:p w14:paraId="22AFED11" w14:textId="495AD655" w:rsidR="004539CA" w:rsidRPr="00607555" w:rsidRDefault="003C32C1" w:rsidP="00964750">
      <w:pPr>
        <w:jc w:val="both"/>
        <w:rPr>
          <w:ins w:id="35" w:author="MONICA VALENCIANO BARAJAS" w:date="2026-10-25T01:19:00Z"/>
          <w:rFonts w:ascii="Arial" w:hAnsi="Arial" w:cs="Arial"/>
        </w:rPr>
        <w:pPrChange w:id="36" w:author="MONICA VALENCIANO BARAJAS" w:date="2026-10-25T01:57:00Z" w16du:dateUtc="2026-10-25T00:57:00Z">
          <w:pPr/>
        </w:pPrChange>
      </w:pPr>
      <w:ins w:id="37" w:author="MONICA VALENCIANO BARAJAS" w:date="2026-10-25T01:40:00Z" w16du:dateUtc="2026-10-25T00:40:00Z">
        <w:r w:rsidRPr="00607555">
          <w:rPr>
            <w:rFonts w:ascii="Arial" w:hAnsi="Arial" w:cs="Arial"/>
          </w:rPr>
          <w:t>The IMF’s</w:t>
        </w:r>
      </w:ins>
      <w:ins w:id="38" w:author="MONICA VALENCIANO BARAJAS" w:date="2026-10-25T01:41:00Z" w16du:dateUtc="2026-10-25T00:41:00Z">
        <w:r w:rsidRPr="00607555">
          <w:rPr>
            <w:rFonts w:ascii="Arial" w:hAnsi="Arial" w:cs="Arial"/>
          </w:rPr>
          <w:t xml:space="preserve"> PortWatch now gives daily updates on port activity and trade estimates based on signals from, about </w:t>
        </w:r>
      </w:ins>
      <w:ins w:id="39" w:author="MONICA VALENCIANO BARAJAS" w:date="2026-10-25T01:42:00Z" w16du:dateUtc="2026-10-25T00:42:00Z">
        <w:r w:rsidRPr="00607555">
          <w:rPr>
            <w:rFonts w:ascii="Arial" w:hAnsi="Arial" w:cs="Arial"/>
          </w:rPr>
          <w:t>90,000 ships (I</w:t>
        </w:r>
      </w:ins>
      <w:ins w:id="40" w:author="MONICA VALENCIANO BARAJAS" w:date="2026-10-25T01:43:00Z" w16du:dateUtc="2026-10-25T00:43:00Z">
        <w:r w:rsidRPr="00607555">
          <w:rPr>
            <w:rFonts w:ascii="Arial" w:hAnsi="Arial" w:cs="Arial"/>
          </w:rPr>
          <w:t>MF, 2026a</w:t>
        </w:r>
      </w:ins>
      <w:ins w:id="41" w:author="MONICA VALENCIANO BARAJAS" w:date="2026-10-25T01:44:00Z" w16du:dateUtc="2026-10-25T00:44:00Z">
        <w:r w:rsidRPr="00607555">
          <w:rPr>
            <w:rFonts w:ascii="Arial" w:hAnsi="Arial" w:cs="Arial"/>
          </w:rPr>
          <w:t xml:space="preserve">; IMF, 2026c). This tool helps people see </w:t>
        </w:r>
      </w:ins>
      <w:ins w:id="42" w:author="MONICA VALENCIANO BARAJAS" w:date="2026-10-25T01:45:00Z" w16du:dateUtc="2026-10-25T00:45:00Z">
        <w:r w:rsidRPr="00607555">
          <w:rPr>
            <w:rFonts w:ascii="Arial" w:hAnsi="Arial" w:cs="Arial"/>
          </w:rPr>
          <w:t xml:space="preserve">when ports might get busy before it </w:t>
        </w:r>
      </w:ins>
      <w:ins w:id="43" w:author="MONICA VALENCIANO BARAJAS" w:date="2026-10-25T01:50:00Z" w16du:dateUtc="2026-10-25T00:50:00Z">
        <w:r w:rsidR="001B2D2A" w:rsidRPr="00607555">
          <w:rPr>
            <w:rFonts w:ascii="Arial" w:hAnsi="Arial" w:cs="Arial"/>
          </w:rPr>
          <w:t>happens</w:t>
        </w:r>
      </w:ins>
      <w:ins w:id="44" w:author="MONICA VALENCIANO BARAJAS" w:date="2026-10-25T01:45:00Z" w16du:dateUtc="2026-10-25T00:45:00Z">
        <w:r w:rsidRPr="00607555">
          <w:rPr>
            <w:rFonts w:ascii="Arial" w:hAnsi="Arial" w:cs="Arial"/>
          </w:rPr>
          <w:t>.</w:t>
        </w:r>
      </w:ins>
    </w:p>
    <w:p w14:paraId="4FDC4DEB" w14:textId="77777777" w:rsidR="003431CD" w:rsidRPr="00607555" w:rsidRDefault="003431CD" w:rsidP="00BF1927">
      <w:pPr>
        <w:pStyle w:val="Heading2"/>
        <w:rPr>
          <w:ins w:id="45" w:author="MONICA VALENCIANO BARAJAS" w:date="2026-10-25T01:19:00Z"/>
          <w:rFonts w:ascii="Arial" w:hAnsi="Arial" w:cs="Arial"/>
        </w:rPr>
      </w:pPr>
      <w:bookmarkStart w:id="46" w:name="_Toc243855885"/>
      <w:ins w:id="47" w:author="MONICA VALENCIANO BARAJAS" w:date="2026-10-25T01:19:00Z">
        <w:r w:rsidRPr="00607555">
          <w:rPr>
            <w:rFonts w:ascii="Arial" w:hAnsi="Arial" w:cs="Arial"/>
          </w:rPr>
          <w:t>3. Problem Definition</w:t>
        </w:r>
        <w:bookmarkEnd w:id="46"/>
      </w:ins>
    </w:p>
    <w:p w14:paraId="08585A9C" w14:textId="610A9276" w:rsidR="004539CA" w:rsidRPr="00607555" w:rsidRDefault="003C32C1" w:rsidP="00964750">
      <w:pPr>
        <w:jc w:val="both"/>
        <w:rPr>
          <w:ins w:id="48" w:author="MONICA VALENCIANO BARAJAS" w:date="2026-10-25T01:47:00Z" w16du:dateUtc="2026-10-25T00:47:00Z"/>
          <w:rFonts w:ascii="Arial" w:hAnsi="Arial" w:cs="Arial"/>
        </w:rPr>
        <w:pPrChange w:id="49" w:author="MONICA VALENCIANO BARAJAS" w:date="2026-10-25T01:26:00Z" w16du:dateUtc="2026-10-25T01:26:00Z">
          <w:pPr/>
        </w:pPrChange>
      </w:pPr>
      <w:ins w:id="50" w:author="MONICA VALENCIANO BARAJAS" w:date="2026-10-25T01:47:00Z" w16du:dateUtc="2026-10-25T00:47:00Z">
        <w:r w:rsidRPr="00607555">
          <w:rPr>
            <w:rFonts w:ascii="Arial" w:hAnsi="Arial" w:cs="Arial"/>
          </w:rPr>
          <w:t>Ports and logistic</w:t>
        </w:r>
      </w:ins>
      <w:ins w:id="51" w:author="MONICA VALENCIANO BARAJAS" w:date="2026-10-25T01:48:00Z" w16du:dateUtc="2026-10-25T00:48:00Z">
        <w:r w:rsidRPr="00607555">
          <w:rPr>
            <w:rFonts w:ascii="Arial" w:hAnsi="Arial" w:cs="Arial"/>
          </w:rPr>
          <w:t xml:space="preserve">s planners do not have access to forward-looking information about how much work a port has. </w:t>
        </w:r>
      </w:ins>
      <w:ins w:id="52" w:author="MONICA VALENCIANO BARAJAS" w:date="2026-10-25T01:55:00Z" w16du:dateUtc="2026-10-25T00:55:00Z">
        <w:r w:rsidR="001B2D2A" w:rsidRPr="00607555">
          <w:rPr>
            <w:rFonts w:ascii="Arial" w:hAnsi="Arial" w:cs="Arial"/>
          </w:rPr>
          <w:t xml:space="preserve">The demand for port services changes with seasons and can be affected by </w:t>
        </w:r>
      </w:ins>
      <w:ins w:id="53" w:author="MONICA VALENCIANO BARAJAS" w:date="2026-10-25T01:01:00Z" w16du:dateUtc="2026-10-25T01:01:00Z">
        <w:r w:rsidR="0097162B" w:rsidRPr="00607555">
          <w:rPr>
            <w:rFonts w:ascii="Arial" w:hAnsi="Arial" w:cs="Arial"/>
          </w:rPr>
          <w:t>a variety of</w:t>
        </w:r>
      </w:ins>
      <w:ins w:id="54" w:author="MONICA VALENCIANO BARAJAS" w:date="2026-10-25T01:56:00Z" w16du:dateUtc="2026-10-25T00:56:00Z">
        <w:r w:rsidR="001B2D2A" w:rsidRPr="00607555">
          <w:rPr>
            <w:rFonts w:ascii="Arial" w:hAnsi="Arial" w:cs="Arial"/>
          </w:rPr>
          <w:t xml:space="preserve"> events</w:t>
        </w:r>
      </w:ins>
      <w:ins w:id="55" w:author="MONICA VALENCIANO BARAJAS" w:date="2026-10-25T01:02:00Z" w16du:dateUtc="2026-10-25T01:02:00Z">
        <w:r w:rsidR="0097162B" w:rsidRPr="00607555">
          <w:rPr>
            <w:rFonts w:ascii="Arial" w:hAnsi="Arial" w:cs="Arial"/>
          </w:rPr>
          <w:t xml:space="preserve"> and circumstances</w:t>
        </w:r>
      </w:ins>
      <w:ins w:id="56" w:author="MONICA VALENCIANO BARAJAS" w:date="2026-10-25T01:56:00Z" w16du:dateUtc="2026-10-25T00:56:00Z">
        <w:r w:rsidR="001B2D2A" w:rsidRPr="00607555">
          <w:rPr>
            <w:rFonts w:ascii="Arial" w:hAnsi="Arial" w:cs="Arial"/>
          </w:rPr>
          <w:t xml:space="preserve">, which means, that sudden increases </w:t>
        </w:r>
      </w:ins>
      <w:ins w:id="57" w:author="MONICA VALENCIANO BARAJAS" w:date="2026-10-25T01:02:00Z" w16du:dateUtc="2026-10-25T01:02:00Z">
        <w:r w:rsidR="0097162B" w:rsidRPr="00607555">
          <w:rPr>
            <w:rFonts w:ascii="Arial" w:hAnsi="Arial" w:cs="Arial"/>
          </w:rPr>
          <w:t>in</w:t>
        </w:r>
      </w:ins>
      <w:ins w:id="58" w:author="MONICA VALENCIANO BARAJAS" w:date="2026-10-25T01:56:00Z" w16du:dateUtc="2026-10-25T00:56:00Z">
        <w:r w:rsidR="001B2D2A" w:rsidRPr="00607555">
          <w:rPr>
            <w:rFonts w:ascii="Arial" w:hAnsi="Arial" w:cs="Arial"/>
          </w:rPr>
          <w:t xml:space="preserve"> activity can lead to docks and storage areas,</w:t>
        </w:r>
      </w:ins>
      <w:ins w:id="59" w:author="MONICA VALENCIANO BARAJAS" w:date="2026-10-25T01:02:00Z" w16du:dateUtc="2026-10-25T01:02:00Z">
        <w:r w:rsidR="0097162B" w:rsidRPr="00607555">
          <w:rPr>
            <w:rFonts w:ascii="Arial" w:hAnsi="Arial" w:cs="Arial"/>
          </w:rPr>
          <w:t xml:space="preserve"> delays and higher costs </w:t>
        </w:r>
      </w:ins>
      <w:ins w:id="60" w:author="MONICA VALENCIANO BARAJAS" w:date="2026-10-25T01:03:00Z" w16du:dateUtc="2026-10-25T01:03:00Z">
        <w:r w:rsidR="0097162B" w:rsidRPr="00607555">
          <w:rPr>
            <w:rFonts w:ascii="Arial" w:hAnsi="Arial" w:cs="Arial"/>
          </w:rPr>
          <w:t>for moving goods. PortWatch does not provide information about waiting times</w:t>
        </w:r>
      </w:ins>
      <w:ins w:id="61" w:author="MONICA VALENCIANO BARAJAS" w:date="2026-10-25T01:04:00Z" w16du:dateUtc="2026-10-25T01:04:00Z">
        <w:r w:rsidR="0097162B" w:rsidRPr="00607555">
          <w:rPr>
            <w:rFonts w:ascii="Arial" w:hAnsi="Arial" w:cs="Arial"/>
          </w:rPr>
          <w:t xml:space="preserve">, so the purpose of this project is create a way to measure this: a </w:t>
        </w:r>
      </w:ins>
      <w:ins w:id="62" w:author="MONICA VALENCIANO BARAJAS" w:date="2026-10-25T01:05:00Z" w16du:dateUtc="2026-10-25T01:05:00Z">
        <w:r w:rsidR="0097162B" w:rsidRPr="00607555">
          <w:rPr>
            <w:rFonts w:ascii="Arial" w:hAnsi="Arial" w:cs="Arial"/>
          </w:rPr>
          <w:t>“high-load day” is when the number of ships arriving at a por</w:t>
        </w:r>
      </w:ins>
      <w:ins w:id="63" w:author="MONICA VALENCIANO BARAJAS" w:date="2026-10-25T01:06:00Z" w16du:dateUtc="2026-10-25T01:06:00Z">
        <w:r w:rsidR="0097162B" w:rsidRPr="00607555">
          <w:rPr>
            <w:rFonts w:ascii="Arial" w:hAnsi="Arial" w:cs="Arial"/>
          </w:rPr>
          <w:t>t in one day is more than the percentile of what is normally expected during that time of the year</w:t>
        </w:r>
      </w:ins>
      <w:ins w:id="64" w:author="MONICA VALENCIANO BARAJAS" w:date="2026-10-25T01:07:00Z" w16du:dateUtc="2026-10-25T01:07:00Z">
        <w:r w:rsidR="0097162B" w:rsidRPr="00607555">
          <w:rPr>
            <w:rFonts w:ascii="Arial" w:hAnsi="Arial" w:cs="Arial"/>
          </w:rPr>
          <w:t>. A predictive modelling can help due to the port activity</w:t>
        </w:r>
      </w:ins>
      <w:ins w:id="65" w:author="MONICA VALENCIANO BARAJAS" w:date="2026-10-25T01:08:00Z" w16du:dateUtc="2026-10-25T01:08:00Z">
        <w:r w:rsidR="0097162B" w:rsidRPr="00607555">
          <w:rPr>
            <w:rFonts w:ascii="Arial" w:hAnsi="Arial" w:cs="Arial"/>
          </w:rPr>
          <w:t xml:space="preserve"> has patterns, seasonal changes and connections between ports, which time-series methods are good at </w:t>
        </w:r>
      </w:ins>
      <w:ins w:id="66" w:author="MONICA VALENCIANO BARAJAS" w:date="2026-10-25T01:09:00Z" w16du:dateUtc="2026-10-25T01:09:00Z">
        <w:r w:rsidR="0097162B" w:rsidRPr="00607555">
          <w:rPr>
            <w:rFonts w:ascii="Arial" w:hAnsi="Arial" w:cs="Arial"/>
          </w:rPr>
          <w:t xml:space="preserve">understanding </w:t>
        </w:r>
        <w:r w:rsidR="00D84446" w:rsidRPr="00607555">
          <w:rPr>
            <w:rFonts w:ascii="Arial" w:hAnsi="Arial" w:cs="Arial"/>
          </w:rPr>
          <w:t>(Hyndman and Athanasopoulos, 2021)</w:t>
        </w:r>
      </w:ins>
      <w:ins w:id="67" w:author="MONICA VALENCIANO BARAJAS" w:date="2026-10-25T01:10:00Z" w16du:dateUtc="2026-10-25T01:10:00Z">
        <w:r w:rsidR="00D84446" w:rsidRPr="00607555">
          <w:rPr>
            <w:rFonts w:ascii="Arial" w:hAnsi="Arial" w:cs="Arial"/>
          </w:rPr>
          <w:t>.</w:t>
        </w:r>
      </w:ins>
      <w:ins w:id="68" w:author="MONICA VALENCIANO BARAJAS" w:date="2026-10-25T01:12:00Z" w16du:dateUtc="2026-10-25T01:12:00Z">
        <w:r w:rsidR="00D84446" w:rsidRPr="00607555">
          <w:rPr>
            <w:rFonts w:ascii="Arial" w:hAnsi="Arial" w:cs="Arial"/>
          </w:rPr>
          <w:t xml:space="preserve"> The basic numbers used in this </w:t>
        </w:r>
      </w:ins>
      <w:ins w:id="69" w:author="MONICA VALENCIANO BARAJAS" w:date="2026-10-25T01:13:00Z" w16du:dateUtc="2026-10-25T01:13:00Z">
        <w:r w:rsidR="00D84446" w:rsidRPr="00607555">
          <w:rPr>
            <w:rFonts w:ascii="Arial" w:hAnsi="Arial" w:cs="Arial"/>
          </w:rPr>
          <w:t>project have been checked against records of ships arriving at ports in certain countries (Arslanal</w:t>
        </w:r>
      </w:ins>
      <w:ins w:id="70" w:author="MONICA VALENCIANO BARAJAS" w:date="2026-10-25T01:14:00Z" w16du:dateUtc="2026-10-25T01:14:00Z">
        <w:r w:rsidR="00D84446" w:rsidRPr="00607555">
          <w:rPr>
            <w:rFonts w:ascii="Arial" w:hAnsi="Arial" w:cs="Arial"/>
          </w:rPr>
          <w:t>p et</w:t>
        </w:r>
      </w:ins>
      <w:ins w:id="71" w:author="MONICA VALENCIANO BARAJAS" w:date="2026-10-25T01:15:00Z" w16du:dateUtc="2026-10-25T01:15:00Z">
        <w:r w:rsidR="00D84446" w:rsidRPr="00607555">
          <w:rPr>
            <w:rFonts w:ascii="Arial" w:hAnsi="Arial" w:cs="Arial"/>
          </w:rPr>
          <w:t xml:space="preserve"> al., 2026), which show</w:t>
        </w:r>
      </w:ins>
      <w:ins w:id="72" w:author="MONICA VALENCIANO BARAJAS" w:date="2026-10-25T01:16:00Z" w16du:dateUtc="2026-10-25T01:16:00Z">
        <w:r w:rsidR="00D84446" w:rsidRPr="00607555">
          <w:rPr>
            <w:rFonts w:ascii="Arial" w:hAnsi="Arial" w:cs="Arial"/>
          </w:rPr>
          <w:t>s that can be used as good inputs for the model.</w:t>
        </w:r>
      </w:ins>
    </w:p>
    <w:p w14:paraId="6B3B7BC5" w14:textId="601AF231" w:rsidR="003431CD" w:rsidRPr="00607555" w:rsidRDefault="003431CD" w:rsidP="00BF1927">
      <w:pPr>
        <w:pStyle w:val="Heading2"/>
        <w:rPr>
          <w:ins w:id="73" w:author="MONICA VALENCIANO BARAJAS" w:date="2026-10-25T01:19:00Z"/>
          <w:rFonts w:ascii="Arial" w:hAnsi="Arial" w:cs="Arial"/>
        </w:rPr>
      </w:pPr>
      <w:bookmarkStart w:id="74" w:name="_Toc243855886"/>
      <w:ins w:id="75" w:author="MONICA VALENCIANO BARAJAS" w:date="2026-10-25T01:19:00Z">
        <w:r w:rsidRPr="00607555">
          <w:rPr>
            <w:rFonts w:ascii="Arial" w:hAnsi="Arial" w:cs="Arial"/>
          </w:rPr>
          <w:t>4. Aim and Objectives</w:t>
        </w:r>
        <w:bookmarkEnd w:id="74"/>
      </w:ins>
    </w:p>
    <w:p w14:paraId="40E638C9" w14:textId="34CB6E15" w:rsidR="007B7ED5" w:rsidRPr="00607555" w:rsidRDefault="00610D75" w:rsidP="00964750">
      <w:pPr>
        <w:jc w:val="both"/>
        <w:rPr>
          <w:ins w:id="76" w:author="MONICA VALENCIANO BARAJAS" w:date="2026-10-25T02:20:00Z" w16du:dateUtc="2026-10-25T02:20:00Z"/>
          <w:rFonts w:ascii="Arial" w:hAnsi="Arial" w:cs="Arial"/>
        </w:rPr>
      </w:pPr>
      <w:ins w:id="77" w:author="MONICA VALENCIANO BARAJAS" w:date="2026-10-25T01:25:00Z" w16du:dateUtc="2026-10-25T01:25:00Z">
        <w:r w:rsidRPr="00607555">
          <w:rPr>
            <w:rFonts w:ascii="Arial" w:hAnsi="Arial" w:cs="Arial"/>
          </w:rPr>
          <w:t xml:space="preserve">Aim: </w:t>
        </w:r>
      </w:ins>
      <w:ins w:id="78" w:author="MONICA VALENCIANO BARAJAS" w:date="2026-10-25T01:26:00Z" w16du:dateUtc="2026-10-25T01:26:00Z">
        <w:r w:rsidRPr="00607555">
          <w:rPr>
            <w:rFonts w:ascii="Arial" w:hAnsi="Arial" w:cs="Arial"/>
          </w:rPr>
          <w:t xml:space="preserve">to create and </w:t>
        </w:r>
      </w:ins>
      <w:ins w:id="79" w:author="MONICA VALENCIANO BARAJAS" w:date="2026-10-25T01:27:00Z" w16du:dateUtc="2026-10-25T01:27:00Z">
        <w:r w:rsidRPr="00607555">
          <w:rPr>
            <w:rFonts w:ascii="Arial" w:hAnsi="Arial" w:cs="Arial"/>
          </w:rPr>
          <w:t xml:space="preserve">test models that can predict workloads and busy days at the </w:t>
        </w:r>
      </w:ins>
      <w:ins w:id="80" w:author="MONICA VALENCIANO BARAJAS" w:date="2026-10-25T01:28:00Z" w16du:dateUtc="2026-10-25T01:28:00Z">
        <w:r w:rsidRPr="00607555">
          <w:rPr>
            <w:rFonts w:ascii="Arial" w:hAnsi="Arial" w:cs="Arial"/>
          </w:rPr>
          <w:t xml:space="preserve">20 biggest ports in the European Union. </w:t>
        </w:r>
      </w:ins>
      <w:ins w:id="81" w:author="MONICA VALENCIANO BARAJAS" w:date="2026-10-25T01:58:00Z" w16du:dateUtc="2026-10-25T01:58:00Z">
        <w:r w:rsidR="00DA51F2" w:rsidRPr="00607555">
          <w:rPr>
            <w:rFonts w:ascii="Arial" w:hAnsi="Arial" w:cs="Arial"/>
          </w:rPr>
          <w:t>These models will use data from P</w:t>
        </w:r>
      </w:ins>
      <w:ins w:id="82" w:author="MONICA VALENCIANO BARAJAS" w:date="2026-10-25T01:59:00Z" w16du:dateUtc="2026-10-25T01:59:00Z">
        <w:r w:rsidR="00DA51F2" w:rsidRPr="00607555">
          <w:rPr>
            <w:rFonts w:ascii="Arial" w:hAnsi="Arial" w:cs="Arial"/>
          </w:rPr>
          <w:t>ortWatch from 2019 to 2026.</w:t>
        </w:r>
      </w:ins>
    </w:p>
    <w:p w14:paraId="478392C0" w14:textId="22F4BA36" w:rsidR="004539CA" w:rsidRPr="00607555" w:rsidRDefault="004539CA" w:rsidP="00964750">
      <w:pPr>
        <w:jc w:val="both"/>
        <w:rPr>
          <w:ins w:id="83" w:author="MONICA VALENCIANO BARAJAS" w:date="2026-10-25T02:08:00Z" w16du:dateUtc="2026-10-25T02:08:00Z"/>
          <w:rFonts w:ascii="Arial" w:hAnsi="Arial" w:cs="Arial"/>
        </w:rPr>
      </w:pPr>
      <w:ins w:id="84" w:author="MONICA VALENCIANO BARAJAS" w:date="2026-10-25T02:21:00Z" w16du:dateUtc="2026-10-25T02:21:00Z">
        <w:r w:rsidRPr="00607555">
          <w:rPr>
            <w:rFonts w:ascii="Arial" w:hAnsi="Arial" w:cs="Arial"/>
          </w:rPr>
          <w:t xml:space="preserve">Objectives: </w:t>
        </w:r>
      </w:ins>
    </w:p>
    <w:p w14:paraId="28ABE92C" w14:textId="2B50B24B" w:rsidR="00944409" w:rsidRPr="00607555" w:rsidRDefault="00944409" w:rsidP="00964750">
      <w:pPr>
        <w:pStyle w:val="ListParagraph"/>
        <w:numPr>
          <w:ilvl w:val="0"/>
          <w:numId w:val="1"/>
        </w:numPr>
        <w:jc w:val="both"/>
        <w:rPr>
          <w:ins w:id="85" w:author="MONICA VALENCIANO BARAJAS" w:date="2026-10-25T02:10:00Z" w16du:dateUtc="2026-10-25T02:10:00Z"/>
          <w:rFonts w:ascii="Arial" w:hAnsi="Arial" w:cs="Arial"/>
        </w:rPr>
      </w:pPr>
      <w:ins w:id="86" w:author="MONICA VALENCIANO BARAJAS" w:date="2026-10-25T02:09:00Z" w16du:dateUtc="2026-10-25T02:09:00Z">
        <w:r w:rsidRPr="00607555">
          <w:rPr>
            <w:rFonts w:ascii="Arial" w:hAnsi="Arial" w:cs="Arial"/>
          </w:rPr>
          <w:t xml:space="preserve">Create a dataset for the 23 PortWatch ports that match the top 20 EU </w:t>
        </w:r>
      </w:ins>
      <w:ins w:id="87" w:author="MONICA VALENCIANO BARAJAS" w:date="2026-10-25T02:10:00Z" w16du:dateUtc="2026-10-25T02:10:00Z">
        <w:r w:rsidRPr="00607555">
          <w:rPr>
            <w:rFonts w:ascii="Arial" w:hAnsi="Arial" w:cs="Arial"/>
          </w:rPr>
          <w:t>ports listed by Eurostat.</w:t>
        </w:r>
      </w:ins>
    </w:p>
    <w:p w14:paraId="462895B4" w14:textId="47CF5843" w:rsidR="00944409" w:rsidRPr="00607555" w:rsidRDefault="00944409" w:rsidP="00964750">
      <w:pPr>
        <w:pStyle w:val="ListParagraph"/>
        <w:numPr>
          <w:ilvl w:val="0"/>
          <w:numId w:val="1"/>
        </w:numPr>
        <w:jc w:val="both"/>
        <w:rPr>
          <w:ins w:id="88" w:author="MONICA VALENCIANO BARAJAS" w:date="2026-10-25T02:15:00Z" w16du:dateUtc="2026-10-25T02:15:00Z"/>
          <w:rFonts w:ascii="Arial" w:hAnsi="Arial" w:cs="Arial"/>
        </w:rPr>
      </w:pPr>
      <w:ins w:id="89" w:author="MONICA VALENCIANO BARAJAS" w:date="2026-10-25T02:14:00Z" w16du:dateUtc="2026-10-25T02:14:00Z">
        <w:r w:rsidRPr="00607555">
          <w:rPr>
            <w:rFonts w:ascii="Arial" w:hAnsi="Arial" w:cs="Arial"/>
          </w:rPr>
          <w:t>Look at</w:t>
        </w:r>
      </w:ins>
      <w:ins w:id="90" w:author="MONICA VALENCIANO BARAJAS" w:date="2026-10-25T02:15:00Z" w16du:dateUtc="2026-10-25T02:15:00Z">
        <w:r w:rsidRPr="00607555">
          <w:rPr>
            <w:rFonts w:ascii="Arial" w:hAnsi="Arial" w:cs="Arial"/>
          </w:rPr>
          <w:t xml:space="preserve"> trends, changes, times of disruption and how ports affect each other.</w:t>
        </w:r>
      </w:ins>
    </w:p>
    <w:p w14:paraId="33898A2D" w14:textId="67C334E6" w:rsidR="00944409" w:rsidRPr="00607555" w:rsidRDefault="00944409" w:rsidP="00964750">
      <w:pPr>
        <w:pStyle w:val="ListParagraph"/>
        <w:numPr>
          <w:ilvl w:val="0"/>
          <w:numId w:val="1"/>
        </w:numPr>
        <w:jc w:val="both"/>
        <w:rPr>
          <w:ins w:id="91" w:author="MONICA VALENCIANO BARAJAS" w:date="2026-10-25T02:17:00Z" w16du:dateUtc="2026-10-25T02:17:00Z"/>
          <w:rFonts w:ascii="Arial" w:hAnsi="Arial" w:cs="Arial"/>
        </w:rPr>
      </w:pPr>
      <w:ins w:id="92" w:author="MONICA VALENCIANO BARAJAS" w:date="2026-10-25T02:15:00Z" w16du:dateUtc="2026-10-25T02:15:00Z">
        <w:r w:rsidRPr="00607555">
          <w:rPr>
            <w:rFonts w:ascii="Arial" w:hAnsi="Arial" w:cs="Arial"/>
          </w:rPr>
          <w:t xml:space="preserve">Compare </w:t>
        </w:r>
      </w:ins>
      <w:ins w:id="93" w:author="MONICA VALENCIANO BARAJAS" w:date="2026-10-25T02:16:00Z" w16du:dateUtc="2026-10-25T02:16:00Z">
        <w:r w:rsidRPr="00607555">
          <w:rPr>
            <w:rFonts w:ascii="Arial" w:hAnsi="Arial" w:cs="Arial"/>
          </w:rPr>
          <w:t>forecasting methods using statical and machine-learn</w:t>
        </w:r>
      </w:ins>
      <w:ins w:id="94" w:author="MONICA VALENCIANO BARAJAS" w:date="2026-10-25T02:17:00Z" w16du:dateUtc="2026-10-25T02:17:00Z">
        <w:r w:rsidRPr="00607555">
          <w:rPr>
            <w:rFonts w:ascii="Arial" w:hAnsi="Arial" w:cs="Arial"/>
          </w:rPr>
          <w:t>ing techniques for 7-day and 28-day predictions.</w:t>
        </w:r>
      </w:ins>
    </w:p>
    <w:p w14:paraId="4376FF44" w14:textId="5B4627B7" w:rsidR="00944409" w:rsidRPr="00607555" w:rsidRDefault="00944409" w:rsidP="00964750">
      <w:pPr>
        <w:pStyle w:val="ListParagraph"/>
        <w:numPr>
          <w:ilvl w:val="0"/>
          <w:numId w:val="1"/>
        </w:numPr>
        <w:jc w:val="both"/>
        <w:rPr>
          <w:ins w:id="95" w:author="MONICA VALENCIANO BARAJAS" w:date="2026-10-25T02:18:00Z" w16du:dateUtc="2026-10-25T02:18:00Z"/>
          <w:rFonts w:ascii="Arial" w:hAnsi="Arial" w:cs="Arial"/>
        </w:rPr>
      </w:pPr>
      <w:ins w:id="96" w:author="MONICA VALENCIANO BARAJAS" w:date="2026-10-25T02:18:00Z" w16du:dateUtc="2026-10-25T02:18:00Z">
        <w:r w:rsidRPr="00607555">
          <w:rPr>
            <w:rFonts w:ascii="Arial" w:hAnsi="Arial" w:cs="Arial"/>
          </w:rPr>
          <w:t>Find out which days will have workloads and figure out what causes them.</w:t>
        </w:r>
      </w:ins>
    </w:p>
    <w:p w14:paraId="60F22E25" w14:textId="6A4BD2B2" w:rsidR="00944409" w:rsidRPr="00607555" w:rsidRDefault="00944409" w:rsidP="00964750">
      <w:pPr>
        <w:pStyle w:val="ListParagraph"/>
        <w:numPr>
          <w:ilvl w:val="0"/>
          <w:numId w:val="1"/>
        </w:numPr>
        <w:jc w:val="both"/>
        <w:rPr>
          <w:ins w:id="97" w:author="MONICA VALENCIANO BARAJAS" w:date="2026-10-25T02:19:00Z" w16du:dateUtc="2026-10-25T02:19:00Z"/>
          <w:rFonts w:ascii="Arial" w:hAnsi="Arial" w:cs="Arial"/>
        </w:rPr>
      </w:pPr>
      <w:ins w:id="98" w:author="MONICA VALENCIANO BARAJAS" w:date="2026-10-25T02:18:00Z" w16du:dateUtc="2026-10-25T02:18:00Z">
        <w:r w:rsidRPr="00607555">
          <w:rPr>
            <w:rFonts w:ascii="Arial" w:hAnsi="Arial" w:cs="Arial"/>
          </w:rPr>
          <w:lastRenderedPageBreak/>
          <w:t>Pr</w:t>
        </w:r>
      </w:ins>
      <w:ins w:id="99" w:author="MONICA VALENCIANO BARAJAS" w:date="2026-10-25T02:19:00Z" w16du:dateUtc="2026-10-25T02:19:00Z">
        <w:r w:rsidRPr="00607555">
          <w:rPr>
            <w:rFonts w:ascii="Arial" w:hAnsi="Arial" w:cs="Arial"/>
          </w:rPr>
          <w:t>ovide a dashboard where people can see forecasts and get alerts about risks.</w:t>
        </w:r>
      </w:ins>
    </w:p>
    <w:p w14:paraId="18E515AC" w14:textId="77777777" w:rsidR="004539CA" w:rsidRPr="00607555" w:rsidRDefault="00944409" w:rsidP="00964750">
      <w:pPr>
        <w:jc w:val="both"/>
        <w:rPr>
          <w:ins w:id="100" w:author="MONICA VALENCIANO BARAJAS" w:date="2026-10-25T02:20:00Z" w16du:dateUtc="2026-10-25T02:20:00Z"/>
          <w:rFonts w:ascii="Arial" w:hAnsi="Arial" w:cs="Arial"/>
        </w:rPr>
      </w:pPr>
      <w:ins w:id="101" w:author="MONICA VALENCIANO BARAJAS" w:date="2026-10-25T02:19:00Z" w16du:dateUtc="2026-10-25T02:19:00Z">
        <w:r w:rsidRPr="00607555">
          <w:rPr>
            <w:rFonts w:ascii="Arial" w:hAnsi="Arial" w:cs="Arial"/>
          </w:rPr>
          <w:t xml:space="preserve">Hypothesis: </w:t>
        </w:r>
      </w:ins>
      <w:ins w:id="102" w:author="MONICA VALENCIANO BARAJAS" w:date="2026-10-25T02:20:00Z" w16du:dateUtc="2026-10-25T02:20:00Z">
        <w:r w:rsidR="004539CA" w:rsidRPr="00607555">
          <w:rPr>
            <w:rFonts w:ascii="Arial" w:hAnsi="Arial" w:cs="Arial"/>
          </w:rPr>
          <w:t xml:space="preserve">models that use calendar information and data from ports will have a lower Mean Absolute Scaled Error than a basic seasonal model. </w:t>
        </w:r>
      </w:ins>
    </w:p>
    <w:p w14:paraId="212330B7" w14:textId="709A9A3B" w:rsidR="00610D75" w:rsidRPr="00607555" w:rsidRDefault="004539CA" w:rsidP="00964750">
      <w:pPr>
        <w:jc w:val="both"/>
        <w:rPr>
          <w:ins w:id="103" w:author="MONICA VALENCIANO BARAJAS" w:date="2026-10-25T01:25:00Z" w16du:dateUtc="2026-10-25T01:25:00Z"/>
          <w:rFonts w:ascii="Arial" w:hAnsi="Arial" w:cs="Arial"/>
        </w:rPr>
      </w:pPr>
      <w:ins w:id="104" w:author="MONICA VALENCIANO BARAJAS" w:date="2026-10-25T02:20:00Z" w16du:dateUtc="2026-10-25T02:20:00Z">
        <w:r w:rsidRPr="00607555">
          <w:rPr>
            <w:rFonts w:ascii="Arial" w:hAnsi="Arial" w:cs="Arial"/>
          </w:rPr>
          <w:t>Business goal: help planners know about times up to four weeks, in advance.</w:t>
        </w:r>
      </w:ins>
    </w:p>
    <w:p w14:paraId="24AD3710" w14:textId="3ADC4B28" w:rsidR="003431CD" w:rsidRPr="00607555" w:rsidRDefault="003431CD" w:rsidP="00BF1927">
      <w:pPr>
        <w:pStyle w:val="Heading2"/>
        <w:rPr>
          <w:ins w:id="105" w:author="MONICA VALENCIANO BARAJAS" w:date="2026-10-25T01:19:00Z"/>
          <w:rFonts w:ascii="Arial" w:hAnsi="Arial" w:cs="Arial"/>
        </w:rPr>
      </w:pPr>
      <w:bookmarkStart w:id="106" w:name="_Toc243855887"/>
      <w:ins w:id="107" w:author="MONICA VALENCIANO BARAJAS" w:date="2026-10-25T01:19:00Z">
        <w:r w:rsidRPr="00607555">
          <w:rPr>
            <w:rFonts w:ascii="Arial" w:hAnsi="Arial" w:cs="Arial"/>
          </w:rPr>
          <w:t>5. Scope</w:t>
        </w:r>
        <w:bookmarkEnd w:id="106"/>
      </w:ins>
    </w:p>
    <w:p w14:paraId="3258922C" w14:textId="56675554" w:rsidR="004539CA" w:rsidRPr="00607555" w:rsidRDefault="004539CA" w:rsidP="00964750">
      <w:pPr>
        <w:jc w:val="both"/>
        <w:rPr>
          <w:rFonts w:ascii="Arial" w:hAnsi="Arial" w:cs="Arial"/>
        </w:rPr>
      </w:pPr>
      <w:ins w:id="108" w:author="MONICA VALENCIANO BARAJAS" w:date="2026-10-25T02:24:00Z" w16du:dateUtc="2026-10-25T02:24:00Z">
        <w:r w:rsidRPr="00607555">
          <w:rPr>
            <w:rFonts w:ascii="Arial" w:hAnsi="Arial" w:cs="Arial"/>
          </w:rPr>
          <w:t>Included:</w:t>
        </w:r>
      </w:ins>
      <w:r w:rsidR="007B7ED5" w:rsidRPr="00607555">
        <w:rPr>
          <w:rFonts w:ascii="Arial" w:hAnsi="Arial" w:cs="Arial"/>
        </w:rPr>
        <w:t xml:space="preserve"> the </w:t>
      </w:r>
      <w:r w:rsidR="007B7ED5" w:rsidRPr="00607555">
        <w:rPr>
          <w:rFonts w:ascii="Arial" w:hAnsi="Arial" w:cs="Arial"/>
        </w:rPr>
        <w:t>20</w:t>
      </w:r>
      <w:r w:rsidR="007B7ED5" w:rsidRPr="00607555">
        <w:rPr>
          <w:rFonts w:ascii="Arial" w:hAnsi="Arial" w:cs="Arial"/>
        </w:rPr>
        <w:t xml:space="preserve"> most important</w:t>
      </w:r>
      <w:r w:rsidR="007B7ED5" w:rsidRPr="00607555">
        <w:rPr>
          <w:rFonts w:ascii="Arial" w:hAnsi="Arial" w:cs="Arial"/>
        </w:rPr>
        <w:t xml:space="preserve"> EU ports by tonnage (Eurostat, 2025) mapped to 23 </w:t>
      </w:r>
      <w:r w:rsidR="007B7ED5" w:rsidRPr="00607555">
        <w:rPr>
          <w:rFonts w:ascii="Arial" w:hAnsi="Arial" w:cs="Arial"/>
        </w:rPr>
        <w:t>Port Watch</w:t>
      </w:r>
      <w:r w:rsidR="007B7ED5" w:rsidRPr="00607555">
        <w:rPr>
          <w:rFonts w:ascii="Arial" w:hAnsi="Arial" w:cs="Arial"/>
        </w:rPr>
        <w:t xml:space="preserve"> ports </w:t>
      </w:r>
      <w:r w:rsidR="007B7ED5" w:rsidRPr="00607555">
        <w:rPr>
          <w:rFonts w:ascii="Arial" w:hAnsi="Arial" w:cs="Arial"/>
        </w:rPr>
        <w:t>due to</w:t>
      </w:r>
      <w:r w:rsidR="007B7ED5" w:rsidRPr="00607555">
        <w:rPr>
          <w:rFonts w:ascii="Arial" w:hAnsi="Arial" w:cs="Arial"/>
        </w:rPr>
        <w:t xml:space="preserve"> Antwerp-Bruges, HAROPA and Zeeland Seaports each combine two ports. The data covers records from 2019 to 2026. It includes port calls and estimated import and export volumes for each vessel type. Also included are forecasting tools, classification models and a dashboard for viewing the data.</w:t>
      </w:r>
    </w:p>
    <w:p w14:paraId="610BA2AA" w14:textId="60BA69DA" w:rsidR="007B7ED5" w:rsidRPr="00607555" w:rsidRDefault="007B7ED5" w:rsidP="00964750">
      <w:pPr>
        <w:jc w:val="both"/>
        <w:rPr>
          <w:ins w:id="109" w:author="MONICA VALENCIANO BARAJAS" w:date="2026-10-25T02:24:00Z" w16du:dateUtc="2026-10-25T02:24:00Z"/>
          <w:rFonts w:ascii="Arial" w:hAnsi="Arial" w:cs="Arial"/>
        </w:rPr>
      </w:pPr>
      <w:r w:rsidRPr="00607555">
        <w:rPr>
          <w:rFonts w:ascii="Arial" w:hAnsi="Arial" w:cs="Arial"/>
        </w:rPr>
        <w:t xml:space="preserve">Excluded: </w:t>
      </w:r>
      <w:r w:rsidRPr="00607555">
        <w:rPr>
          <w:rFonts w:ascii="Arial" w:hAnsi="Arial" w:cs="Arial"/>
        </w:rPr>
        <w:t>ports outside the EU like the UK, Türkiye and Norway. Real-time vessel tracking is not part of this. Neither is berth-level optimisation waiting-time modelling, causal economic analysis or commercial deployment. Semester 1 focuses on cleaning the data and setting up baseline models. Semester 2 moves on, to advanced models evaluating them and building the dashboard.</w:t>
      </w:r>
    </w:p>
    <w:p w14:paraId="687CD7A9" w14:textId="77777777" w:rsidR="003431CD" w:rsidRPr="00607555" w:rsidRDefault="003431CD" w:rsidP="00BF1927">
      <w:pPr>
        <w:pStyle w:val="Heading2"/>
        <w:rPr>
          <w:ins w:id="110" w:author="MONICA VALENCIANO BARAJAS" w:date="2026-10-25T01:19:00Z"/>
          <w:rFonts w:ascii="Arial" w:hAnsi="Arial" w:cs="Arial"/>
        </w:rPr>
      </w:pPr>
      <w:bookmarkStart w:id="111" w:name="_Toc243855888"/>
      <w:ins w:id="112" w:author="MONICA VALENCIANO BARAJAS" w:date="2026-10-25T01:19:00Z">
        <w:r w:rsidRPr="00607555">
          <w:rPr>
            <w:rFonts w:ascii="Arial" w:hAnsi="Arial" w:cs="Arial"/>
          </w:rPr>
          <w:t>6. Methodology</w:t>
        </w:r>
        <w:bookmarkEnd w:id="111"/>
      </w:ins>
    </w:p>
    <w:p w14:paraId="769A0FC3" w14:textId="588859D8" w:rsidR="00964750" w:rsidRPr="00607555" w:rsidRDefault="001F79DA" w:rsidP="00964750">
      <w:pPr>
        <w:jc w:val="both"/>
        <w:rPr>
          <w:rFonts w:ascii="Arial" w:hAnsi="Arial" w:cs="Arial"/>
        </w:rPr>
      </w:pPr>
      <w:r w:rsidRPr="00607555">
        <w:rPr>
          <w:rFonts w:ascii="Arial" w:hAnsi="Arial" w:cs="Arial"/>
        </w:rPr>
        <w:t>The project follows the CRISP-DM framework (Chapman et al., 2000)</w:t>
      </w:r>
      <w:r w:rsidR="00964750" w:rsidRPr="00607555">
        <w:rPr>
          <w:rFonts w:ascii="Arial" w:hAnsi="Arial" w:cs="Arial"/>
        </w:rPr>
        <w:t xml:space="preserve">, </w:t>
      </w:r>
      <w:r w:rsidR="00964750" w:rsidRPr="00607555">
        <w:rPr>
          <w:rFonts w:ascii="Arial" w:hAnsi="Arial" w:cs="Arial"/>
        </w:rPr>
        <w:t>a process for data projects. In terms the project moves through six steps:</w:t>
      </w:r>
    </w:p>
    <w:p w14:paraId="0F5BA8B6" w14:textId="77777777" w:rsidR="00964750" w:rsidRPr="00607555" w:rsidRDefault="00964750" w:rsidP="00964750">
      <w:pPr>
        <w:jc w:val="both"/>
        <w:rPr>
          <w:rFonts w:ascii="Arial" w:hAnsi="Arial" w:cs="Arial"/>
        </w:rPr>
      </w:pPr>
      <w:r w:rsidRPr="00607555">
        <w:rPr>
          <w:rFonts w:ascii="Arial" w:hAnsi="Arial" w:cs="Arial"/>
        </w:rPr>
        <w:t>1. Collect: gather the PortWatch data and the Eurostat port ranking.</w:t>
      </w:r>
    </w:p>
    <w:p w14:paraId="4A640989" w14:textId="77777777" w:rsidR="00964750" w:rsidRPr="00607555" w:rsidRDefault="00964750" w:rsidP="00964750">
      <w:pPr>
        <w:jc w:val="both"/>
        <w:rPr>
          <w:rFonts w:ascii="Arial" w:hAnsi="Arial" w:cs="Arial"/>
        </w:rPr>
      </w:pPr>
      <w:r w:rsidRPr="00607555">
        <w:rPr>
          <w:rFonts w:ascii="Arial" w:hAnsi="Arial" w:cs="Arial"/>
        </w:rPr>
        <w:t>2. Clean: correct missing days, remove mistakes and align port names across sources.</w:t>
      </w:r>
    </w:p>
    <w:p w14:paraId="7ACEA82E" w14:textId="77777777" w:rsidR="00964750" w:rsidRPr="00607555" w:rsidRDefault="00964750" w:rsidP="00964750">
      <w:pPr>
        <w:jc w:val="both"/>
        <w:rPr>
          <w:rFonts w:ascii="Arial" w:hAnsi="Arial" w:cs="Arial"/>
        </w:rPr>
      </w:pPr>
      <w:r w:rsidRPr="00607555">
        <w:rPr>
          <w:rFonts w:ascii="Arial" w:hAnsi="Arial" w:cs="Arial"/>
        </w:rPr>
        <w:t>3. Prepare: transform numbers into useful clues for the models, such as the day of the week the season, recent activity and what is happening at nearby ports.</w:t>
      </w:r>
    </w:p>
    <w:p w14:paraId="6516DDA0" w14:textId="04B9B579" w:rsidR="00964750" w:rsidRPr="00607555" w:rsidRDefault="00964750" w:rsidP="00964750">
      <w:pPr>
        <w:jc w:val="both"/>
        <w:rPr>
          <w:rFonts w:ascii="Arial" w:hAnsi="Arial" w:cs="Arial"/>
        </w:rPr>
      </w:pPr>
      <w:r w:rsidRPr="00607555">
        <w:rPr>
          <w:rFonts w:ascii="Arial" w:hAnsi="Arial" w:cs="Arial"/>
        </w:rPr>
        <w:t>4. Predict: compare methods that repeat past patterns (seasonal naive, ETS and SARIMA; Box et al., 2015) with more advanced methods that learn complex patterns automatically: Prophet (Taylor and Letham</w:t>
      </w:r>
      <w:r w:rsidRPr="00607555">
        <w:rPr>
          <w:rFonts w:ascii="Arial" w:hAnsi="Arial" w:cs="Arial"/>
        </w:rPr>
        <w:t>,</w:t>
      </w:r>
      <w:r w:rsidRPr="00607555">
        <w:rPr>
          <w:rFonts w:ascii="Arial" w:hAnsi="Arial" w:cs="Arial"/>
        </w:rPr>
        <w:t xml:space="preserve"> 2018</w:t>
      </w:r>
      <w:r w:rsidR="00103A0A" w:rsidRPr="00607555">
        <w:rPr>
          <w:rFonts w:ascii="Arial" w:hAnsi="Arial" w:cs="Arial"/>
        </w:rPr>
        <w:t>), XGBoost</w:t>
      </w:r>
      <w:r w:rsidRPr="00607555">
        <w:rPr>
          <w:rFonts w:ascii="Arial" w:hAnsi="Arial" w:cs="Arial"/>
        </w:rPr>
        <w:t xml:space="preserve"> (Chen and Guestrin</w:t>
      </w:r>
      <w:r w:rsidRPr="00607555">
        <w:rPr>
          <w:rFonts w:ascii="Arial" w:hAnsi="Arial" w:cs="Arial"/>
        </w:rPr>
        <w:t>,</w:t>
      </w:r>
      <w:r w:rsidRPr="00607555">
        <w:rPr>
          <w:rFonts w:ascii="Arial" w:hAnsi="Arial" w:cs="Arial"/>
        </w:rPr>
        <w:t xml:space="preserve"> 2016) and LSTM neural networks (Hochreiter and Schmidhuber</w:t>
      </w:r>
      <w:r w:rsidRPr="00607555">
        <w:rPr>
          <w:rFonts w:ascii="Arial" w:hAnsi="Arial" w:cs="Arial"/>
        </w:rPr>
        <w:t>,</w:t>
      </w:r>
      <w:r w:rsidRPr="00607555">
        <w:rPr>
          <w:rFonts w:ascii="Arial" w:hAnsi="Arial" w:cs="Arial"/>
        </w:rPr>
        <w:t xml:space="preserve"> 1997).</w:t>
      </w:r>
    </w:p>
    <w:p w14:paraId="39413923" w14:textId="11007176" w:rsidR="00964750" w:rsidRPr="00607555" w:rsidRDefault="00964750" w:rsidP="00964750">
      <w:pPr>
        <w:jc w:val="both"/>
        <w:rPr>
          <w:rFonts w:ascii="Arial" w:hAnsi="Arial" w:cs="Arial"/>
        </w:rPr>
      </w:pPr>
      <w:r w:rsidRPr="00607555">
        <w:rPr>
          <w:rFonts w:ascii="Arial" w:hAnsi="Arial" w:cs="Arial"/>
        </w:rPr>
        <w:t>5. Test: ask each model to forecast periods it has not seen always moving forward in time so it never "peeks" at the future (Hyndman and Athanasopoulos</w:t>
      </w:r>
      <w:r w:rsidRPr="00607555">
        <w:rPr>
          <w:rFonts w:ascii="Arial" w:hAnsi="Arial" w:cs="Arial"/>
        </w:rPr>
        <w:t>,</w:t>
      </w:r>
      <w:r w:rsidRPr="00607555">
        <w:rPr>
          <w:rFonts w:ascii="Arial" w:hAnsi="Arial" w:cs="Arial"/>
        </w:rPr>
        <w:t xml:space="preserve"> 2021). Measure errors with MASE and RMSE. Evaluate precision and recall </w:t>
      </w:r>
      <w:r w:rsidRPr="00607555">
        <w:rPr>
          <w:rFonts w:ascii="Arial" w:hAnsi="Arial" w:cs="Arial"/>
        </w:rPr>
        <w:t>seeing</w:t>
      </w:r>
      <w:r w:rsidRPr="00607555">
        <w:rPr>
          <w:rFonts w:ascii="Arial" w:hAnsi="Arial" w:cs="Arial"/>
        </w:rPr>
        <w:t xml:space="preserve"> how well busy days are flagged.</w:t>
      </w:r>
    </w:p>
    <w:p w14:paraId="4AFF4BFA" w14:textId="40BF17C3" w:rsidR="001F79DA" w:rsidRPr="00607555" w:rsidRDefault="00964750" w:rsidP="00964750">
      <w:pPr>
        <w:jc w:val="both"/>
        <w:rPr>
          <w:rFonts w:ascii="Arial" w:hAnsi="Arial" w:cs="Arial"/>
        </w:rPr>
      </w:pPr>
      <w:r w:rsidRPr="00607555">
        <w:rPr>
          <w:rFonts w:ascii="Arial" w:hAnsi="Arial" w:cs="Arial"/>
        </w:rPr>
        <w:t>6. Share: present the results, in a dashboard.</w:t>
      </w:r>
    </w:p>
    <w:p w14:paraId="2C943C6A" w14:textId="11333F68" w:rsidR="00F51644" w:rsidRPr="00607555" w:rsidRDefault="00F51644" w:rsidP="00964750">
      <w:pPr>
        <w:jc w:val="both"/>
        <w:rPr>
          <w:rFonts w:ascii="Arial" w:hAnsi="Arial" w:cs="Arial"/>
        </w:rPr>
      </w:pPr>
      <w:r w:rsidRPr="00607555">
        <w:rPr>
          <w:rFonts w:ascii="Arial" w:hAnsi="Arial" w:cs="Arial"/>
        </w:rPr>
        <w:t>The tools are Python, Git and GitHub and Streamlit or Power BI chosen because they are widely used, reproducible and well documented. Figure 1 summarises the flow: data enter on the left are cleaned and prepared several models compete, testing selects the one and its forecasts appear on the dashboard.</w:t>
      </w:r>
    </w:p>
    <w:p w14:paraId="435E8DB0" w14:textId="77777777" w:rsidR="00103A0A" w:rsidRPr="00607555" w:rsidRDefault="00103A0A" w:rsidP="00964750">
      <w:pPr>
        <w:jc w:val="both"/>
        <w:rPr>
          <w:rFonts w:ascii="Arial" w:hAnsi="Arial" w:cs="Arial"/>
        </w:rPr>
      </w:pP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6"/>
        <w:gridCol w:w="1900"/>
        <w:gridCol w:w="566"/>
        <w:gridCol w:w="1900"/>
        <w:gridCol w:w="566"/>
        <w:gridCol w:w="1900"/>
      </w:tblGrid>
      <w:tr w:rsidR="00103A0A" w:rsidRPr="00607555" w14:paraId="312F3F09" w14:textId="77777777" w:rsidTr="009460BF">
        <w:trPr>
          <w:cantSplit/>
          <w:trHeight w:val="1300"/>
          <w:jc w:val="center"/>
        </w:trPr>
        <w:tc>
          <w:tcPr>
            <w:tcW w:w="1900" w:type="dxa"/>
            <w:tcBorders>
              <w:top w:val="single" w:sz="8" w:space="0" w:color="1F5AA6"/>
              <w:left w:val="single" w:sz="8" w:space="0" w:color="1F5AA6"/>
              <w:bottom w:val="single" w:sz="8" w:space="0" w:color="1F5AA6"/>
              <w:right w:val="single" w:sz="8" w:space="0" w:color="1F5AA6"/>
            </w:tcBorders>
            <w:shd w:val="clear" w:color="auto" w:fill="1F497D" w:themeFill="text2"/>
            <w:tcMar>
              <w:top w:w="70" w:type="dxa"/>
              <w:left w:w="80" w:type="dxa"/>
              <w:bottom w:w="70" w:type="dxa"/>
              <w:right w:w="80" w:type="dxa"/>
            </w:tcMar>
            <w:vAlign w:val="center"/>
            <w:hideMark/>
          </w:tcPr>
          <w:p w14:paraId="79F0DDDA" w14:textId="77777777" w:rsidR="00103A0A" w:rsidRPr="00607555" w:rsidRDefault="00103A0A" w:rsidP="00103A0A">
            <w:pPr>
              <w:jc w:val="both"/>
              <w:rPr>
                <w:rFonts w:ascii="Arial" w:hAnsi="Arial" w:cs="Arial"/>
                <w:color w:val="FFFFFF" w:themeColor="background1"/>
                <w:sz w:val="18"/>
                <w:szCs w:val="18"/>
              </w:rPr>
            </w:pPr>
            <w:r w:rsidRPr="00607555">
              <w:rPr>
                <w:rFonts w:ascii="Arial" w:hAnsi="Arial" w:cs="Arial"/>
                <w:b/>
                <w:bCs/>
                <w:color w:val="FFFFFF" w:themeColor="background1"/>
                <w:sz w:val="18"/>
                <w:szCs w:val="18"/>
              </w:rPr>
              <w:lastRenderedPageBreak/>
              <w:t>Data sources</w:t>
            </w:r>
          </w:p>
          <w:p w14:paraId="287BF96B" w14:textId="0EFCADD7" w:rsidR="00103A0A" w:rsidRPr="00607555" w:rsidRDefault="00103A0A" w:rsidP="009460BF">
            <w:pPr>
              <w:jc w:val="center"/>
              <w:rPr>
                <w:rFonts w:ascii="Arial" w:hAnsi="Arial" w:cs="Arial"/>
                <w:sz w:val="18"/>
                <w:szCs w:val="18"/>
              </w:rPr>
            </w:pPr>
            <w:r w:rsidRPr="00607555">
              <w:rPr>
                <w:rFonts w:ascii="Arial" w:hAnsi="Arial" w:cs="Arial"/>
                <w:color w:val="FFFFFF" w:themeColor="background1"/>
                <w:sz w:val="18"/>
                <w:szCs w:val="18"/>
              </w:rPr>
              <w:t xml:space="preserve">IMF PortWatch Daily Ports Data (2019–2026) and Eurostat (2025) </w:t>
            </w:r>
            <w:r w:rsidRPr="00607555">
              <w:rPr>
                <w:rFonts w:ascii="Arial" w:hAnsi="Arial" w:cs="Arial"/>
                <w:color w:val="FFFFFF" w:themeColor="background1"/>
                <w:sz w:val="18"/>
                <w:szCs w:val="18"/>
              </w:rPr>
              <w:t>top 20</w:t>
            </w:r>
            <w:r w:rsidRPr="00607555">
              <w:rPr>
                <w:rFonts w:ascii="Arial" w:hAnsi="Arial" w:cs="Arial"/>
                <w:color w:val="FFFFFF" w:themeColor="background1"/>
                <w:sz w:val="18"/>
                <w:szCs w:val="18"/>
              </w:rPr>
              <w:t xml:space="preserve"> ports</w:t>
            </w:r>
          </w:p>
        </w:tc>
        <w:tc>
          <w:tcPr>
            <w:tcW w:w="566" w:type="dxa"/>
            <w:tcBorders>
              <w:top w:val="nil"/>
              <w:left w:val="nil"/>
              <w:bottom w:val="nil"/>
              <w:right w:val="nil"/>
            </w:tcBorders>
            <w:vAlign w:val="center"/>
            <w:hideMark/>
          </w:tcPr>
          <w:p w14:paraId="371C5636" w14:textId="77777777" w:rsidR="00103A0A" w:rsidRPr="00607555" w:rsidRDefault="00103A0A" w:rsidP="00103A0A">
            <w:pPr>
              <w:jc w:val="both"/>
              <w:rPr>
                <w:rFonts w:ascii="Arial" w:hAnsi="Arial" w:cs="Arial"/>
              </w:rPr>
            </w:pPr>
            <w:r w:rsidRPr="00607555">
              <w:rPr>
                <w:rFonts w:ascii="Arial" w:hAnsi="Arial" w:cs="Arial"/>
                <w:b/>
                <w:bCs/>
              </w:rPr>
              <w:t>→</w:t>
            </w:r>
          </w:p>
        </w:tc>
        <w:tc>
          <w:tcPr>
            <w:tcW w:w="1900" w:type="dxa"/>
            <w:tcBorders>
              <w:top w:val="single" w:sz="8" w:space="0" w:color="1F5AA6"/>
              <w:left w:val="single" w:sz="8" w:space="0" w:color="1F5AA6"/>
              <w:bottom w:val="single" w:sz="8" w:space="0" w:color="1F5AA6"/>
              <w:right w:val="single" w:sz="8" w:space="0" w:color="1F5AA6"/>
            </w:tcBorders>
            <w:shd w:val="clear" w:color="auto" w:fill="C6D9F1" w:themeFill="text2" w:themeFillTint="33"/>
            <w:tcMar>
              <w:top w:w="70" w:type="dxa"/>
              <w:left w:w="80" w:type="dxa"/>
              <w:bottom w:w="70" w:type="dxa"/>
              <w:right w:w="80" w:type="dxa"/>
            </w:tcMar>
            <w:vAlign w:val="center"/>
            <w:hideMark/>
          </w:tcPr>
          <w:p w14:paraId="55243560" w14:textId="77777777" w:rsidR="00103A0A" w:rsidRPr="00607555" w:rsidRDefault="00103A0A" w:rsidP="00F51644">
            <w:pPr>
              <w:jc w:val="center"/>
              <w:rPr>
                <w:rFonts w:ascii="Arial" w:hAnsi="Arial" w:cs="Arial"/>
                <w:sz w:val="20"/>
                <w:szCs w:val="20"/>
              </w:rPr>
            </w:pPr>
            <w:r w:rsidRPr="00607555">
              <w:rPr>
                <w:rFonts w:ascii="Arial" w:hAnsi="Arial" w:cs="Arial"/>
                <w:b/>
                <w:bCs/>
                <w:sz w:val="20"/>
                <w:szCs w:val="20"/>
              </w:rPr>
              <w:t>1. Ingestion and storage</w:t>
            </w:r>
          </w:p>
          <w:p w14:paraId="692082F5" w14:textId="77777777" w:rsidR="00103A0A" w:rsidRPr="00607555" w:rsidRDefault="00103A0A" w:rsidP="00F51644">
            <w:pPr>
              <w:jc w:val="center"/>
              <w:rPr>
                <w:rFonts w:ascii="Arial" w:hAnsi="Arial" w:cs="Arial"/>
                <w:sz w:val="20"/>
                <w:szCs w:val="20"/>
              </w:rPr>
            </w:pPr>
            <w:r w:rsidRPr="00607555">
              <w:rPr>
                <w:rFonts w:ascii="Arial" w:hAnsi="Arial" w:cs="Arial"/>
                <w:sz w:val="20"/>
                <w:szCs w:val="20"/>
              </w:rPr>
              <w:t>Python, GitHub</w:t>
            </w:r>
          </w:p>
        </w:tc>
        <w:tc>
          <w:tcPr>
            <w:tcW w:w="566" w:type="dxa"/>
            <w:tcBorders>
              <w:top w:val="nil"/>
              <w:left w:val="nil"/>
              <w:bottom w:val="nil"/>
              <w:right w:val="nil"/>
            </w:tcBorders>
            <w:vAlign w:val="center"/>
            <w:hideMark/>
          </w:tcPr>
          <w:p w14:paraId="1F4CDE1A" w14:textId="77777777" w:rsidR="00103A0A" w:rsidRPr="00607555" w:rsidRDefault="00103A0A" w:rsidP="00103A0A">
            <w:pPr>
              <w:jc w:val="both"/>
              <w:rPr>
                <w:rFonts w:ascii="Arial" w:hAnsi="Arial" w:cs="Arial"/>
                <w:sz w:val="20"/>
                <w:szCs w:val="20"/>
              </w:rPr>
            </w:pPr>
            <w:r w:rsidRPr="00607555">
              <w:rPr>
                <w:rFonts w:ascii="Arial" w:hAnsi="Arial" w:cs="Arial"/>
                <w:b/>
                <w:bCs/>
                <w:sz w:val="20"/>
                <w:szCs w:val="20"/>
              </w:rPr>
              <w:t>→</w:t>
            </w:r>
          </w:p>
        </w:tc>
        <w:tc>
          <w:tcPr>
            <w:tcW w:w="1900" w:type="dxa"/>
            <w:tcBorders>
              <w:top w:val="single" w:sz="8" w:space="0" w:color="1F5AA6"/>
              <w:left w:val="single" w:sz="8" w:space="0" w:color="1F5AA6"/>
              <w:bottom w:val="single" w:sz="8" w:space="0" w:color="1F5AA6"/>
              <w:right w:val="single" w:sz="8" w:space="0" w:color="1F5AA6"/>
            </w:tcBorders>
            <w:shd w:val="clear" w:color="auto" w:fill="C6D9F1" w:themeFill="text2" w:themeFillTint="33"/>
            <w:tcMar>
              <w:top w:w="70" w:type="dxa"/>
              <w:left w:w="80" w:type="dxa"/>
              <w:bottom w:w="70" w:type="dxa"/>
              <w:right w:w="80" w:type="dxa"/>
            </w:tcMar>
            <w:vAlign w:val="center"/>
            <w:hideMark/>
          </w:tcPr>
          <w:p w14:paraId="62F150E7" w14:textId="77777777" w:rsidR="00103A0A" w:rsidRPr="00607555" w:rsidRDefault="00103A0A" w:rsidP="00F51644">
            <w:pPr>
              <w:jc w:val="center"/>
              <w:rPr>
                <w:rFonts w:ascii="Arial" w:hAnsi="Arial" w:cs="Arial"/>
                <w:sz w:val="20"/>
                <w:szCs w:val="20"/>
              </w:rPr>
            </w:pPr>
            <w:r w:rsidRPr="00607555">
              <w:rPr>
                <w:rFonts w:ascii="Arial" w:hAnsi="Arial" w:cs="Arial"/>
                <w:b/>
                <w:bCs/>
                <w:sz w:val="20"/>
                <w:szCs w:val="20"/>
              </w:rPr>
              <w:t>2. Cleaning and validation</w:t>
            </w:r>
          </w:p>
          <w:p w14:paraId="5EB9965E" w14:textId="77777777" w:rsidR="00103A0A" w:rsidRPr="00607555" w:rsidRDefault="00103A0A" w:rsidP="00F51644">
            <w:pPr>
              <w:jc w:val="center"/>
              <w:rPr>
                <w:rFonts w:ascii="Arial" w:hAnsi="Arial" w:cs="Arial"/>
                <w:sz w:val="20"/>
                <w:szCs w:val="20"/>
              </w:rPr>
            </w:pPr>
            <w:r w:rsidRPr="00607555">
              <w:rPr>
                <w:rFonts w:ascii="Arial" w:hAnsi="Arial" w:cs="Arial"/>
                <w:sz w:val="20"/>
                <w:szCs w:val="20"/>
              </w:rPr>
              <w:t>23 ports</w:t>
            </w:r>
          </w:p>
        </w:tc>
        <w:tc>
          <w:tcPr>
            <w:tcW w:w="566" w:type="dxa"/>
            <w:tcBorders>
              <w:top w:val="nil"/>
              <w:left w:val="nil"/>
              <w:bottom w:val="nil"/>
              <w:right w:val="nil"/>
            </w:tcBorders>
            <w:vAlign w:val="center"/>
            <w:hideMark/>
          </w:tcPr>
          <w:p w14:paraId="10CA75EF" w14:textId="77777777" w:rsidR="00103A0A" w:rsidRPr="00607555" w:rsidRDefault="00103A0A" w:rsidP="00103A0A">
            <w:pPr>
              <w:jc w:val="both"/>
              <w:rPr>
                <w:rFonts w:ascii="Arial" w:hAnsi="Arial" w:cs="Arial"/>
                <w:sz w:val="20"/>
                <w:szCs w:val="20"/>
              </w:rPr>
            </w:pPr>
            <w:r w:rsidRPr="00607555">
              <w:rPr>
                <w:rFonts w:ascii="Arial" w:hAnsi="Arial" w:cs="Arial"/>
                <w:b/>
                <w:bCs/>
                <w:sz w:val="20"/>
                <w:szCs w:val="20"/>
              </w:rPr>
              <w:t>→</w:t>
            </w:r>
          </w:p>
        </w:tc>
        <w:tc>
          <w:tcPr>
            <w:tcW w:w="1900" w:type="dxa"/>
            <w:tcBorders>
              <w:top w:val="single" w:sz="8" w:space="0" w:color="1F5AA6"/>
              <w:left w:val="single" w:sz="8" w:space="0" w:color="1F5AA6"/>
              <w:bottom w:val="single" w:sz="8" w:space="0" w:color="1F5AA6"/>
              <w:right w:val="single" w:sz="8" w:space="0" w:color="1F5AA6"/>
            </w:tcBorders>
            <w:shd w:val="clear" w:color="auto" w:fill="C6D9F1" w:themeFill="text2" w:themeFillTint="33"/>
            <w:tcMar>
              <w:top w:w="70" w:type="dxa"/>
              <w:left w:w="80" w:type="dxa"/>
              <w:bottom w:w="70" w:type="dxa"/>
              <w:right w:w="80" w:type="dxa"/>
            </w:tcMar>
            <w:vAlign w:val="center"/>
            <w:hideMark/>
          </w:tcPr>
          <w:p w14:paraId="421B06E0" w14:textId="77777777" w:rsidR="00103A0A" w:rsidRPr="00607555" w:rsidRDefault="00103A0A" w:rsidP="00F51644">
            <w:pPr>
              <w:jc w:val="center"/>
              <w:rPr>
                <w:rFonts w:ascii="Arial" w:hAnsi="Arial" w:cs="Arial"/>
                <w:sz w:val="20"/>
                <w:szCs w:val="20"/>
              </w:rPr>
            </w:pPr>
            <w:r w:rsidRPr="00607555">
              <w:rPr>
                <w:rFonts w:ascii="Arial" w:hAnsi="Arial" w:cs="Arial"/>
                <w:b/>
                <w:bCs/>
                <w:sz w:val="20"/>
                <w:szCs w:val="20"/>
              </w:rPr>
              <w:t>3. Feature engineering</w:t>
            </w:r>
          </w:p>
          <w:p w14:paraId="21E389EE" w14:textId="5607B3C2" w:rsidR="00103A0A" w:rsidRPr="00607555" w:rsidRDefault="00103A0A" w:rsidP="009460BF">
            <w:pPr>
              <w:jc w:val="center"/>
              <w:rPr>
                <w:rFonts w:ascii="Arial" w:hAnsi="Arial" w:cs="Arial"/>
                <w:sz w:val="20"/>
                <w:szCs w:val="20"/>
                <w:lang w:val="fr-FR"/>
              </w:rPr>
            </w:pPr>
            <w:r w:rsidRPr="00607555">
              <w:rPr>
                <w:rFonts w:ascii="Arial" w:hAnsi="Arial" w:cs="Arial"/>
                <w:sz w:val="20"/>
                <w:szCs w:val="20"/>
                <w:lang w:val="fr-FR"/>
              </w:rPr>
              <w:t>Lags,</w:t>
            </w:r>
            <w:r w:rsidRPr="00607555">
              <w:rPr>
                <w:rFonts w:ascii="Arial" w:hAnsi="Arial" w:cs="Arial"/>
                <w:sz w:val="20"/>
                <w:szCs w:val="20"/>
                <w:lang w:val="fr-FR"/>
              </w:rPr>
              <w:t xml:space="preserve"> </w:t>
            </w:r>
            <w:r w:rsidRPr="00607555">
              <w:rPr>
                <w:rFonts w:ascii="Arial" w:hAnsi="Arial" w:cs="Arial"/>
                <w:sz w:val="20"/>
                <w:szCs w:val="20"/>
                <w:lang w:val="fr-FR"/>
              </w:rPr>
              <w:t>calendar, cross-port signals</w:t>
            </w:r>
          </w:p>
        </w:tc>
      </w:tr>
      <w:tr w:rsidR="00103A0A" w:rsidRPr="00607555" w14:paraId="0E477C08" w14:textId="77777777">
        <w:trPr>
          <w:cantSplit/>
          <w:trHeight w:val="420"/>
          <w:jc w:val="center"/>
        </w:trPr>
        <w:tc>
          <w:tcPr>
            <w:tcW w:w="1900" w:type="dxa"/>
            <w:tcBorders>
              <w:top w:val="nil"/>
              <w:left w:val="nil"/>
              <w:bottom w:val="nil"/>
              <w:right w:val="nil"/>
            </w:tcBorders>
          </w:tcPr>
          <w:p w14:paraId="7C92125C" w14:textId="77777777" w:rsidR="00103A0A" w:rsidRPr="00607555" w:rsidRDefault="00103A0A" w:rsidP="00103A0A">
            <w:pPr>
              <w:jc w:val="both"/>
              <w:rPr>
                <w:rFonts w:ascii="Arial" w:hAnsi="Arial" w:cs="Arial"/>
                <w:lang w:val="fr-FR"/>
              </w:rPr>
            </w:pPr>
          </w:p>
        </w:tc>
        <w:tc>
          <w:tcPr>
            <w:tcW w:w="566" w:type="dxa"/>
            <w:tcBorders>
              <w:top w:val="nil"/>
              <w:left w:val="nil"/>
              <w:bottom w:val="nil"/>
              <w:right w:val="nil"/>
            </w:tcBorders>
          </w:tcPr>
          <w:p w14:paraId="0AD74850" w14:textId="77777777" w:rsidR="00103A0A" w:rsidRPr="00607555" w:rsidRDefault="00103A0A" w:rsidP="00103A0A">
            <w:pPr>
              <w:jc w:val="both"/>
              <w:rPr>
                <w:rFonts w:ascii="Arial" w:hAnsi="Arial" w:cs="Arial"/>
                <w:lang w:val="fr-FR"/>
              </w:rPr>
            </w:pPr>
          </w:p>
        </w:tc>
        <w:tc>
          <w:tcPr>
            <w:tcW w:w="1900" w:type="dxa"/>
            <w:tcBorders>
              <w:top w:val="nil"/>
              <w:left w:val="nil"/>
              <w:bottom w:val="nil"/>
              <w:right w:val="nil"/>
            </w:tcBorders>
          </w:tcPr>
          <w:p w14:paraId="7FFDE652" w14:textId="77777777" w:rsidR="00103A0A" w:rsidRPr="00607555" w:rsidRDefault="00103A0A" w:rsidP="00103A0A">
            <w:pPr>
              <w:jc w:val="both"/>
              <w:rPr>
                <w:rFonts w:ascii="Arial" w:hAnsi="Arial" w:cs="Arial"/>
                <w:lang w:val="fr-FR"/>
              </w:rPr>
            </w:pPr>
          </w:p>
        </w:tc>
        <w:tc>
          <w:tcPr>
            <w:tcW w:w="566" w:type="dxa"/>
            <w:tcBorders>
              <w:top w:val="nil"/>
              <w:left w:val="nil"/>
              <w:bottom w:val="nil"/>
              <w:right w:val="nil"/>
            </w:tcBorders>
          </w:tcPr>
          <w:p w14:paraId="4A79E002" w14:textId="77777777" w:rsidR="00103A0A" w:rsidRPr="00607555" w:rsidRDefault="00103A0A" w:rsidP="00103A0A">
            <w:pPr>
              <w:jc w:val="both"/>
              <w:rPr>
                <w:rFonts w:ascii="Arial" w:hAnsi="Arial" w:cs="Arial"/>
                <w:lang w:val="fr-FR"/>
              </w:rPr>
            </w:pPr>
          </w:p>
        </w:tc>
        <w:tc>
          <w:tcPr>
            <w:tcW w:w="1900" w:type="dxa"/>
            <w:tcBorders>
              <w:top w:val="nil"/>
              <w:left w:val="nil"/>
              <w:bottom w:val="nil"/>
              <w:right w:val="nil"/>
            </w:tcBorders>
          </w:tcPr>
          <w:p w14:paraId="40938F42" w14:textId="77777777" w:rsidR="00103A0A" w:rsidRPr="00607555" w:rsidRDefault="00103A0A" w:rsidP="00103A0A">
            <w:pPr>
              <w:jc w:val="both"/>
              <w:rPr>
                <w:rFonts w:ascii="Arial" w:hAnsi="Arial" w:cs="Arial"/>
                <w:lang w:val="fr-FR"/>
              </w:rPr>
            </w:pPr>
          </w:p>
        </w:tc>
        <w:tc>
          <w:tcPr>
            <w:tcW w:w="566" w:type="dxa"/>
            <w:tcBorders>
              <w:top w:val="nil"/>
              <w:left w:val="nil"/>
              <w:bottom w:val="nil"/>
              <w:right w:val="nil"/>
            </w:tcBorders>
          </w:tcPr>
          <w:p w14:paraId="77EBAB58" w14:textId="77777777" w:rsidR="00103A0A" w:rsidRPr="00607555" w:rsidRDefault="00103A0A" w:rsidP="00103A0A">
            <w:pPr>
              <w:jc w:val="both"/>
              <w:rPr>
                <w:rFonts w:ascii="Arial" w:hAnsi="Arial" w:cs="Arial"/>
                <w:lang w:val="fr-FR"/>
              </w:rPr>
            </w:pPr>
          </w:p>
        </w:tc>
        <w:tc>
          <w:tcPr>
            <w:tcW w:w="1900" w:type="dxa"/>
            <w:tcBorders>
              <w:top w:val="nil"/>
              <w:left w:val="nil"/>
              <w:bottom w:val="nil"/>
              <w:right w:val="nil"/>
            </w:tcBorders>
            <w:vAlign w:val="center"/>
            <w:hideMark/>
          </w:tcPr>
          <w:p w14:paraId="27193D0A" w14:textId="77777777" w:rsidR="00103A0A" w:rsidRPr="00607555" w:rsidRDefault="00103A0A" w:rsidP="00103A0A">
            <w:pPr>
              <w:jc w:val="both"/>
              <w:rPr>
                <w:rFonts w:ascii="Arial" w:hAnsi="Arial" w:cs="Arial"/>
              </w:rPr>
            </w:pPr>
            <w:r w:rsidRPr="00607555">
              <w:rPr>
                <w:rFonts w:ascii="Arial" w:hAnsi="Arial" w:cs="Arial"/>
                <w:b/>
                <w:bCs/>
              </w:rPr>
              <w:t>↓</w:t>
            </w:r>
          </w:p>
        </w:tc>
      </w:tr>
      <w:tr w:rsidR="00103A0A" w:rsidRPr="00607555" w14:paraId="4AC95ECF" w14:textId="77777777" w:rsidTr="00F51644">
        <w:trPr>
          <w:cantSplit/>
          <w:trHeight w:val="1415"/>
          <w:jc w:val="center"/>
        </w:trPr>
        <w:tc>
          <w:tcPr>
            <w:tcW w:w="1900" w:type="dxa"/>
            <w:tcBorders>
              <w:top w:val="nil"/>
              <w:left w:val="nil"/>
              <w:bottom w:val="nil"/>
              <w:right w:val="nil"/>
            </w:tcBorders>
          </w:tcPr>
          <w:p w14:paraId="676DF8C0" w14:textId="77777777" w:rsidR="00103A0A" w:rsidRPr="00607555" w:rsidRDefault="00103A0A" w:rsidP="00103A0A">
            <w:pPr>
              <w:jc w:val="both"/>
              <w:rPr>
                <w:rFonts w:ascii="Arial" w:hAnsi="Arial" w:cs="Arial"/>
              </w:rPr>
            </w:pPr>
          </w:p>
        </w:tc>
        <w:tc>
          <w:tcPr>
            <w:tcW w:w="566" w:type="dxa"/>
            <w:tcBorders>
              <w:top w:val="nil"/>
              <w:left w:val="nil"/>
              <w:bottom w:val="nil"/>
              <w:right w:val="nil"/>
            </w:tcBorders>
          </w:tcPr>
          <w:p w14:paraId="00ECC049" w14:textId="77777777" w:rsidR="00103A0A" w:rsidRPr="00607555" w:rsidRDefault="00103A0A" w:rsidP="00103A0A">
            <w:pPr>
              <w:jc w:val="both"/>
              <w:rPr>
                <w:rFonts w:ascii="Arial" w:hAnsi="Arial" w:cs="Arial"/>
              </w:rPr>
            </w:pPr>
          </w:p>
        </w:tc>
        <w:tc>
          <w:tcPr>
            <w:tcW w:w="1900" w:type="dxa"/>
            <w:tcBorders>
              <w:top w:val="single" w:sz="8" w:space="0" w:color="14325C"/>
              <w:left w:val="single" w:sz="8" w:space="0" w:color="14325C"/>
              <w:bottom w:val="single" w:sz="8" w:space="0" w:color="14325C"/>
              <w:right w:val="single" w:sz="8" w:space="0" w:color="14325C"/>
            </w:tcBorders>
            <w:shd w:val="clear" w:color="auto" w:fill="C6D9F1" w:themeFill="text2" w:themeFillTint="33"/>
            <w:tcMar>
              <w:top w:w="70" w:type="dxa"/>
              <w:left w:w="80" w:type="dxa"/>
              <w:bottom w:w="70" w:type="dxa"/>
              <w:right w:w="80" w:type="dxa"/>
            </w:tcMar>
            <w:vAlign w:val="center"/>
            <w:hideMark/>
          </w:tcPr>
          <w:p w14:paraId="15995E87" w14:textId="77777777" w:rsidR="00103A0A" w:rsidRPr="00607555" w:rsidRDefault="00103A0A" w:rsidP="00F51644">
            <w:pPr>
              <w:jc w:val="center"/>
              <w:rPr>
                <w:rFonts w:ascii="Arial" w:hAnsi="Arial" w:cs="Arial"/>
                <w:sz w:val="20"/>
                <w:szCs w:val="20"/>
              </w:rPr>
            </w:pPr>
            <w:r w:rsidRPr="00607555">
              <w:rPr>
                <w:rFonts w:ascii="Arial" w:hAnsi="Arial" w:cs="Arial"/>
                <w:b/>
                <w:bCs/>
                <w:sz w:val="20"/>
                <w:szCs w:val="20"/>
              </w:rPr>
              <w:t>6. Dashboard</w:t>
            </w:r>
          </w:p>
          <w:p w14:paraId="37CC28C0" w14:textId="77777777" w:rsidR="00103A0A" w:rsidRPr="00607555" w:rsidRDefault="00103A0A" w:rsidP="00F51644">
            <w:pPr>
              <w:jc w:val="center"/>
              <w:rPr>
                <w:rFonts w:ascii="Arial" w:hAnsi="Arial" w:cs="Arial"/>
                <w:sz w:val="20"/>
                <w:szCs w:val="20"/>
              </w:rPr>
            </w:pPr>
            <w:r w:rsidRPr="00607555">
              <w:rPr>
                <w:rFonts w:ascii="Arial" w:hAnsi="Arial" w:cs="Arial"/>
                <w:sz w:val="20"/>
                <w:szCs w:val="20"/>
              </w:rPr>
              <w:t>4-week forecasts and high-load alerts</w:t>
            </w:r>
          </w:p>
        </w:tc>
        <w:tc>
          <w:tcPr>
            <w:tcW w:w="566" w:type="dxa"/>
            <w:tcBorders>
              <w:top w:val="nil"/>
              <w:left w:val="nil"/>
              <w:bottom w:val="nil"/>
              <w:right w:val="nil"/>
            </w:tcBorders>
            <w:vAlign w:val="center"/>
            <w:hideMark/>
          </w:tcPr>
          <w:p w14:paraId="2E442C93" w14:textId="77777777" w:rsidR="00103A0A" w:rsidRPr="00607555" w:rsidRDefault="00103A0A" w:rsidP="00103A0A">
            <w:pPr>
              <w:jc w:val="both"/>
              <w:rPr>
                <w:rFonts w:ascii="Arial" w:hAnsi="Arial" w:cs="Arial"/>
                <w:sz w:val="20"/>
                <w:szCs w:val="20"/>
              </w:rPr>
            </w:pPr>
            <w:r w:rsidRPr="00607555">
              <w:rPr>
                <w:rFonts w:ascii="Arial" w:hAnsi="Arial" w:cs="Arial"/>
                <w:b/>
                <w:bCs/>
                <w:sz w:val="20"/>
                <w:szCs w:val="20"/>
              </w:rPr>
              <w:t>←</w:t>
            </w:r>
          </w:p>
        </w:tc>
        <w:tc>
          <w:tcPr>
            <w:tcW w:w="1900" w:type="dxa"/>
            <w:tcBorders>
              <w:top w:val="single" w:sz="8" w:space="0" w:color="14325C"/>
              <w:left w:val="single" w:sz="8" w:space="0" w:color="14325C"/>
              <w:bottom w:val="single" w:sz="8" w:space="0" w:color="14325C"/>
              <w:right w:val="single" w:sz="8" w:space="0" w:color="14325C"/>
            </w:tcBorders>
            <w:shd w:val="clear" w:color="auto" w:fill="C6D9F1" w:themeFill="text2" w:themeFillTint="33"/>
            <w:tcMar>
              <w:top w:w="70" w:type="dxa"/>
              <w:left w:w="80" w:type="dxa"/>
              <w:bottom w:w="70" w:type="dxa"/>
              <w:right w:w="80" w:type="dxa"/>
            </w:tcMar>
            <w:vAlign w:val="center"/>
            <w:hideMark/>
          </w:tcPr>
          <w:p w14:paraId="086EC4E5" w14:textId="55D54F9E" w:rsidR="00103A0A" w:rsidRPr="00607555" w:rsidRDefault="009460BF" w:rsidP="00F51644">
            <w:pPr>
              <w:jc w:val="center"/>
              <w:rPr>
                <w:rFonts w:ascii="Arial" w:hAnsi="Arial" w:cs="Arial"/>
                <w:sz w:val="20"/>
                <w:szCs w:val="20"/>
              </w:rPr>
            </w:pPr>
            <w:r w:rsidRPr="00607555">
              <w:rPr>
                <w:rFonts w:ascii="Arial" w:hAnsi="Arial" w:cs="Arial"/>
                <w:b/>
                <w:bCs/>
                <w:sz w:val="20"/>
                <w:szCs w:val="20"/>
              </w:rPr>
              <w:t>5</w:t>
            </w:r>
            <w:r w:rsidR="00103A0A" w:rsidRPr="00607555">
              <w:rPr>
                <w:rFonts w:ascii="Arial" w:hAnsi="Arial" w:cs="Arial"/>
                <w:b/>
                <w:bCs/>
                <w:sz w:val="20"/>
                <w:szCs w:val="20"/>
              </w:rPr>
              <w:t>. Evaluation</w:t>
            </w:r>
          </w:p>
          <w:p w14:paraId="1C842F3B" w14:textId="77777777" w:rsidR="00103A0A" w:rsidRPr="00607555" w:rsidRDefault="00103A0A" w:rsidP="00F51644">
            <w:pPr>
              <w:jc w:val="center"/>
              <w:rPr>
                <w:rFonts w:ascii="Arial" w:hAnsi="Arial" w:cs="Arial"/>
                <w:sz w:val="20"/>
                <w:szCs w:val="20"/>
              </w:rPr>
            </w:pPr>
            <w:r w:rsidRPr="00607555">
              <w:rPr>
                <w:rFonts w:ascii="Arial" w:hAnsi="Arial" w:cs="Arial"/>
                <w:sz w:val="20"/>
                <w:szCs w:val="20"/>
              </w:rPr>
              <w:t xml:space="preserve">Rolling-origin CV; MASE, </w:t>
            </w:r>
            <w:r w:rsidRPr="00607555">
              <w:rPr>
                <w:rFonts w:ascii="Arial" w:hAnsi="Arial" w:cs="Arial"/>
                <w:sz w:val="20"/>
                <w:szCs w:val="20"/>
                <w:shd w:val="clear" w:color="auto" w:fill="C6D9F1" w:themeFill="text2" w:themeFillTint="33"/>
              </w:rPr>
              <w:t>RMSE</w:t>
            </w:r>
            <w:r w:rsidRPr="00607555">
              <w:rPr>
                <w:rFonts w:ascii="Arial" w:hAnsi="Arial" w:cs="Arial"/>
                <w:sz w:val="20"/>
                <w:szCs w:val="20"/>
              </w:rPr>
              <w:t>, F1</w:t>
            </w:r>
          </w:p>
        </w:tc>
        <w:tc>
          <w:tcPr>
            <w:tcW w:w="566" w:type="dxa"/>
            <w:tcBorders>
              <w:top w:val="nil"/>
              <w:left w:val="nil"/>
              <w:bottom w:val="nil"/>
              <w:right w:val="nil"/>
            </w:tcBorders>
            <w:vAlign w:val="center"/>
            <w:hideMark/>
          </w:tcPr>
          <w:p w14:paraId="16149A17" w14:textId="77777777" w:rsidR="00103A0A" w:rsidRPr="00607555" w:rsidRDefault="00103A0A" w:rsidP="00103A0A">
            <w:pPr>
              <w:jc w:val="both"/>
              <w:rPr>
                <w:rFonts w:ascii="Arial" w:hAnsi="Arial" w:cs="Arial"/>
                <w:sz w:val="20"/>
                <w:szCs w:val="20"/>
              </w:rPr>
            </w:pPr>
            <w:r w:rsidRPr="00607555">
              <w:rPr>
                <w:rFonts w:ascii="Arial" w:hAnsi="Arial" w:cs="Arial"/>
                <w:b/>
                <w:bCs/>
                <w:sz w:val="20"/>
                <w:szCs w:val="20"/>
              </w:rPr>
              <w:t>←</w:t>
            </w:r>
          </w:p>
        </w:tc>
        <w:tc>
          <w:tcPr>
            <w:tcW w:w="1900" w:type="dxa"/>
            <w:tcBorders>
              <w:top w:val="single" w:sz="8" w:space="0" w:color="1F5AA6"/>
              <w:left w:val="single" w:sz="8" w:space="0" w:color="1F5AA6"/>
              <w:bottom w:val="single" w:sz="8" w:space="0" w:color="1F5AA6"/>
              <w:right w:val="single" w:sz="8" w:space="0" w:color="1F5AA6"/>
            </w:tcBorders>
            <w:shd w:val="clear" w:color="auto" w:fill="C6D9F1" w:themeFill="text2" w:themeFillTint="33"/>
            <w:tcMar>
              <w:top w:w="70" w:type="dxa"/>
              <w:left w:w="80" w:type="dxa"/>
              <w:bottom w:w="70" w:type="dxa"/>
              <w:right w:w="80" w:type="dxa"/>
            </w:tcMar>
            <w:vAlign w:val="center"/>
            <w:hideMark/>
          </w:tcPr>
          <w:p w14:paraId="2F682BEA" w14:textId="77777777" w:rsidR="00103A0A" w:rsidRPr="00607555" w:rsidRDefault="00103A0A" w:rsidP="00F51644">
            <w:pPr>
              <w:jc w:val="center"/>
              <w:rPr>
                <w:rFonts w:ascii="Arial" w:hAnsi="Arial" w:cs="Arial"/>
                <w:sz w:val="20"/>
                <w:szCs w:val="20"/>
              </w:rPr>
            </w:pPr>
            <w:r w:rsidRPr="00607555">
              <w:rPr>
                <w:rFonts w:ascii="Arial" w:hAnsi="Arial" w:cs="Arial"/>
                <w:b/>
                <w:bCs/>
                <w:sz w:val="20"/>
                <w:szCs w:val="20"/>
              </w:rPr>
              <w:t>4. Model training</w:t>
            </w:r>
          </w:p>
          <w:p w14:paraId="4A697564" w14:textId="77777777" w:rsidR="00103A0A" w:rsidRPr="00607555" w:rsidRDefault="00103A0A" w:rsidP="00F51644">
            <w:pPr>
              <w:jc w:val="center"/>
              <w:rPr>
                <w:rFonts w:ascii="Arial" w:hAnsi="Arial" w:cs="Arial"/>
                <w:sz w:val="20"/>
                <w:szCs w:val="20"/>
              </w:rPr>
            </w:pPr>
            <w:r w:rsidRPr="00607555">
              <w:rPr>
                <w:rFonts w:ascii="Arial" w:hAnsi="Arial" w:cs="Arial"/>
                <w:sz w:val="20"/>
                <w:szCs w:val="20"/>
              </w:rPr>
              <w:t>Seasonal naive, ETS/SARIMA, Prophet, XGBoost, LSTM</w:t>
            </w:r>
          </w:p>
        </w:tc>
      </w:tr>
    </w:tbl>
    <w:p w14:paraId="3F128E9C" w14:textId="54CF07FE" w:rsidR="001F79DA" w:rsidRPr="00607555" w:rsidRDefault="00103A0A" w:rsidP="009460BF">
      <w:pPr>
        <w:jc w:val="center"/>
        <w:rPr>
          <w:rFonts w:ascii="Arial" w:hAnsi="Arial" w:cs="Arial"/>
          <w:sz w:val="20"/>
          <w:szCs w:val="20"/>
        </w:rPr>
      </w:pPr>
      <w:r w:rsidRPr="00607555">
        <w:rPr>
          <w:rFonts w:ascii="Arial" w:hAnsi="Arial" w:cs="Arial"/>
          <w:i/>
          <w:iCs/>
          <w:sz w:val="20"/>
          <w:szCs w:val="20"/>
        </w:rPr>
        <w:t>Figure 1: Proposed workflow, from data sources to dashboard (read left to right, then right to left)</w:t>
      </w:r>
    </w:p>
    <w:p w14:paraId="2ACCBB08" w14:textId="77777777" w:rsidR="003431CD" w:rsidRPr="00607555" w:rsidRDefault="003431CD" w:rsidP="00BF1927">
      <w:pPr>
        <w:pStyle w:val="Heading2"/>
        <w:rPr>
          <w:ins w:id="113" w:author="MONICA VALENCIANO BARAJAS" w:date="2026-10-25T01:19:00Z"/>
          <w:rFonts w:ascii="Arial" w:hAnsi="Arial" w:cs="Arial"/>
        </w:rPr>
      </w:pPr>
      <w:bookmarkStart w:id="114" w:name="_Toc243855889"/>
      <w:ins w:id="115" w:author="MONICA VALENCIANO BARAJAS" w:date="2026-10-25T01:19:00Z">
        <w:r w:rsidRPr="00607555">
          <w:rPr>
            <w:rFonts w:ascii="Arial" w:hAnsi="Arial" w:cs="Arial"/>
          </w:rPr>
          <w:t>7. Data Sources</w:t>
        </w:r>
        <w:bookmarkEnd w:id="114"/>
      </w:ins>
    </w:p>
    <w:p w14:paraId="0479B13B" w14:textId="6105B109" w:rsidR="00F51644" w:rsidRPr="00607555" w:rsidRDefault="00F51644" w:rsidP="00F51644">
      <w:pPr>
        <w:jc w:val="both"/>
        <w:rPr>
          <w:rFonts w:ascii="Arial" w:hAnsi="Arial" w:cs="Arial"/>
        </w:rPr>
      </w:pPr>
      <w:r w:rsidRPr="00607555">
        <w:rPr>
          <w:rFonts w:ascii="Arial" w:hAnsi="Arial" w:cs="Arial"/>
        </w:rPr>
        <w:t>Primary source: IMF PortWatch Daily Ports Data (IMF, 2026a) covers 2,065 ports across the globe. Gets updated every week (IMF, 2026c). This source gives records of port arrivals and estimates of import and export volumes measured in metric tonnes for container, dry bulk and tanker ships (Arslanalp et al., 2026</w:t>
      </w:r>
      <w:r w:rsidRPr="00607555">
        <w:rPr>
          <w:rFonts w:ascii="Arial" w:hAnsi="Arial" w:cs="Arial"/>
        </w:rPr>
        <w:t>). If</w:t>
      </w:r>
      <w:r w:rsidRPr="00607555">
        <w:rPr>
          <w:rFonts w:ascii="Arial" w:hAnsi="Arial" w:cs="Arial"/>
        </w:rPr>
        <w:t xml:space="preserve"> we narrow the focus to 23 ports and the years 2019 to </w:t>
      </w:r>
      <w:r w:rsidRPr="00607555">
        <w:rPr>
          <w:rFonts w:ascii="Arial" w:hAnsi="Arial" w:cs="Arial"/>
        </w:rPr>
        <w:t>2026,</w:t>
      </w:r>
      <w:r w:rsidRPr="00607555">
        <w:rPr>
          <w:rFonts w:ascii="Arial" w:hAnsi="Arial" w:cs="Arial"/>
        </w:rPr>
        <w:t xml:space="preserve"> we end up with about 65,000 port</w:t>
      </w:r>
      <w:r w:rsidRPr="00607555">
        <w:rPr>
          <w:rFonts w:ascii="Cambria Math" w:hAnsi="Cambria Math" w:cs="Cambria Math"/>
        </w:rPr>
        <w:t>‑</w:t>
      </w:r>
      <w:r w:rsidRPr="00607555">
        <w:rPr>
          <w:rFonts w:ascii="Arial" w:hAnsi="Arial" w:cs="Arial"/>
        </w:rPr>
        <w:t>day entries, which's plenty for building and testing time</w:t>
      </w:r>
      <w:r w:rsidRPr="00607555">
        <w:rPr>
          <w:rFonts w:ascii="Cambria Math" w:hAnsi="Cambria Math" w:cs="Cambria Math"/>
        </w:rPr>
        <w:t>‑</w:t>
      </w:r>
      <w:r w:rsidRPr="00607555">
        <w:rPr>
          <w:rFonts w:ascii="Arial" w:hAnsi="Arial" w:cs="Arial"/>
        </w:rPr>
        <w:t xml:space="preserve">series models. </w:t>
      </w:r>
    </w:p>
    <w:p w14:paraId="34E02435" w14:textId="7617A74A" w:rsidR="00F51644" w:rsidRPr="00607555" w:rsidRDefault="00F51644" w:rsidP="00F51644">
      <w:pPr>
        <w:jc w:val="both"/>
        <w:rPr>
          <w:rFonts w:ascii="Arial" w:hAnsi="Arial" w:cs="Arial"/>
        </w:rPr>
      </w:pPr>
      <w:r w:rsidRPr="00607555">
        <w:rPr>
          <w:rFonts w:ascii="Arial" w:hAnsi="Arial" w:cs="Arial"/>
        </w:rPr>
        <w:t xml:space="preserve">Secondary source: Eurostat (2025) helps us pick ports based on how cargo they handle. Permission: IMF rules let us download, modify and publish the data long as we give credit and note any changes (IMF, 2026b). The data are </w:t>
      </w:r>
      <w:r w:rsidRPr="00607555">
        <w:rPr>
          <w:rFonts w:ascii="Arial" w:hAnsi="Arial" w:cs="Arial"/>
        </w:rPr>
        <w:t>free and available</w:t>
      </w:r>
      <w:r w:rsidRPr="00607555">
        <w:rPr>
          <w:rFonts w:ascii="Arial" w:hAnsi="Arial" w:cs="Arial"/>
        </w:rPr>
        <w:t xml:space="preserve"> to the public.</w:t>
      </w:r>
    </w:p>
    <w:p w14:paraId="4AA022A5" w14:textId="1BF8708A" w:rsidR="003431CD" w:rsidRPr="00607555" w:rsidRDefault="003431CD" w:rsidP="00BF1927">
      <w:pPr>
        <w:pStyle w:val="Heading2"/>
        <w:rPr>
          <w:ins w:id="116" w:author="MONICA VALENCIANO BARAJAS" w:date="2026-10-25T01:19:00Z"/>
          <w:rFonts w:ascii="Arial" w:hAnsi="Arial" w:cs="Arial"/>
        </w:rPr>
      </w:pPr>
      <w:bookmarkStart w:id="117" w:name="_Toc243855890"/>
      <w:ins w:id="118" w:author="MONICA VALENCIANO BARAJAS" w:date="2026-10-25T01:19:00Z">
        <w:r w:rsidRPr="00607555">
          <w:rPr>
            <w:rFonts w:ascii="Arial" w:hAnsi="Arial" w:cs="Arial"/>
          </w:rPr>
          <w:t>8. Expected Deliverables</w:t>
        </w:r>
        <w:bookmarkEnd w:id="117"/>
      </w:ins>
    </w:p>
    <w:p w14:paraId="6A0E2971" w14:textId="72AF831D" w:rsidR="000833D5" w:rsidRDefault="00BF1927" w:rsidP="00964750">
      <w:pPr>
        <w:jc w:val="both"/>
        <w:rPr>
          <w:rFonts w:ascii="Arial" w:hAnsi="Arial" w:cs="Arial"/>
        </w:rPr>
      </w:pPr>
      <w:r w:rsidRPr="00607555">
        <w:rPr>
          <w:rFonts w:ascii="Arial" w:hAnsi="Arial" w:cs="Arial"/>
        </w:rPr>
        <w:t xml:space="preserve">By the end of Semester 2, I will have cleaned and documented the dataset that includes a data dictionary. Also, I will have done some analysis looking at seasonality, disruptions and port </w:t>
      </w:r>
      <w:r w:rsidR="000833D5" w:rsidRPr="00607555">
        <w:rPr>
          <w:rFonts w:ascii="Arial" w:hAnsi="Arial" w:cs="Arial"/>
        </w:rPr>
        <w:t>clusters</w:t>
      </w:r>
      <w:r w:rsidRPr="00607555">
        <w:rPr>
          <w:rFonts w:ascii="Arial" w:hAnsi="Arial" w:cs="Arial"/>
        </w:rPr>
        <w:t>. Then, I will have be</w:t>
      </w:r>
      <w:r w:rsidR="000833D5" w:rsidRPr="00607555">
        <w:rPr>
          <w:rFonts w:ascii="Arial" w:hAnsi="Arial" w:cs="Arial"/>
        </w:rPr>
        <w:t xml:space="preserve">nchmarked forecasting and classification models along with an evaluation report. There will be dashboard that shows four-week forecasts and alerts, for high-load periods. </w:t>
      </w:r>
      <w:r w:rsidR="000833D5" w:rsidRPr="00607555">
        <w:rPr>
          <w:rFonts w:ascii="Arial" w:hAnsi="Arial" w:cs="Arial"/>
        </w:rPr>
        <w:t xml:space="preserve">I will also have a GitHub repository that's easy to reproduce. </w:t>
      </w:r>
      <w:r w:rsidR="000833D5" w:rsidRPr="00607555">
        <w:rPr>
          <w:rFonts w:ascii="Arial" w:hAnsi="Arial" w:cs="Arial"/>
        </w:rPr>
        <w:t>Finally,</w:t>
      </w:r>
      <w:r w:rsidR="000833D5" w:rsidRPr="00607555">
        <w:rPr>
          <w:rFonts w:ascii="Arial" w:hAnsi="Arial" w:cs="Arial"/>
        </w:rPr>
        <w:t xml:space="preserve"> I will have a report and a presentation.</w:t>
      </w:r>
    </w:p>
    <w:p w14:paraId="0C523547" w14:textId="77777777" w:rsidR="00C749CE" w:rsidRPr="00607555" w:rsidRDefault="00C749CE" w:rsidP="00964750">
      <w:pPr>
        <w:jc w:val="both"/>
        <w:rPr>
          <w:ins w:id="119" w:author="MONICA VALENCIANO BARAJAS" w:date="2026-10-25T01:19:00Z"/>
          <w:rFonts w:ascii="Arial" w:hAnsi="Arial" w:cs="Arial"/>
        </w:rPr>
      </w:pPr>
    </w:p>
    <w:p w14:paraId="3B411A47" w14:textId="77777777" w:rsidR="003431CD" w:rsidRPr="00607555" w:rsidRDefault="003431CD" w:rsidP="00BF1927">
      <w:pPr>
        <w:pStyle w:val="Heading2"/>
        <w:rPr>
          <w:ins w:id="120" w:author="MONICA VALENCIANO BARAJAS" w:date="2026-10-25T01:19:00Z"/>
          <w:rFonts w:ascii="Arial" w:hAnsi="Arial" w:cs="Arial"/>
        </w:rPr>
      </w:pPr>
      <w:bookmarkStart w:id="121" w:name="_Toc243855891"/>
      <w:ins w:id="122" w:author="MONICA VALENCIANO BARAJAS" w:date="2026-10-25T01:19:00Z">
        <w:r w:rsidRPr="00607555">
          <w:rPr>
            <w:rFonts w:ascii="Arial" w:hAnsi="Arial" w:cs="Arial"/>
          </w:rPr>
          <w:t>9. Project Timeline</w:t>
        </w:r>
        <w:bookmarkEnd w:id="121"/>
      </w:ins>
    </w:p>
    <w:p w14:paraId="3A8A0DC3" w14:textId="1FCB26C8" w:rsidR="000833D5" w:rsidRPr="00607555" w:rsidRDefault="00607555" w:rsidP="00964750">
      <w:pPr>
        <w:jc w:val="both"/>
        <w:rPr>
          <w:rFonts w:ascii="Arial" w:hAnsi="Arial" w:cs="Arial"/>
        </w:rPr>
      </w:pPr>
      <w:r w:rsidRPr="00607555">
        <w:rPr>
          <w:rFonts w:ascii="Arial" w:hAnsi="Arial" w:cs="Arial"/>
        </w:rPr>
        <w:t>Figure 2 shows the eight</w:t>
      </w:r>
      <w:r w:rsidRPr="00607555">
        <w:rPr>
          <w:rFonts w:ascii="Cambria Math" w:hAnsi="Cambria Math" w:cs="Cambria Math"/>
        </w:rPr>
        <w:t>‑</w:t>
      </w:r>
      <w:r w:rsidRPr="00607555">
        <w:rPr>
          <w:rFonts w:ascii="Arial" w:hAnsi="Arial" w:cs="Arial"/>
        </w:rPr>
        <w:t xml:space="preserve">month </w:t>
      </w:r>
      <w:r w:rsidRPr="00607555">
        <w:rPr>
          <w:rFonts w:ascii="Arial" w:hAnsi="Arial" w:cs="Arial"/>
        </w:rPr>
        <w:t>plan,</w:t>
      </w:r>
      <w:r w:rsidRPr="00607555">
        <w:rPr>
          <w:rFonts w:ascii="Arial" w:hAnsi="Arial" w:cs="Arial"/>
        </w:rPr>
        <w:t xml:space="preserve"> and the plan has four months, in each semester and four milestones.</w:t>
      </w:r>
    </w:p>
    <w:tbl>
      <w:tblPr>
        <w:tblW w:w="9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8"/>
        <w:gridCol w:w="750"/>
        <w:gridCol w:w="750"/>
        <w:gridCol w:w="750"/>
        <w:gridCol w:w="750"/>
        <w:gridCol w:w="750"/>
        <w:gridCol w:w="750"/>
        <w:gridCol w:w="750"/>
        <w:gridCol w:w="750"/>
      </w:tblGrid>
      <w:tr w:rsidR="000833D5" w:rsidRPr="00607555" w14:paraId="2A71D5B9" w14:textId="77777777">
        <w:trPr>
          <w:tblHeader/>
          <w:jc w:val="center"/>
        </w:trPr>
        <w:tc>
          <w:tcPr>
            <w:tcW w:w="3298" w:type="dxa"/>
            <w:vMerge w:val="restart"/>
            <w:tcBorders>
              <w:top w:val="single" w:sz="8" w:space="0" w:color="FFFFFF"/>
              <w:left w:val="single" w:sz="8" w:space="0" w:color="FFFFFF"/>
              <w:bottom w:val="single" w:sz="8" w:space="0" w:color="FFFFFF"/>
              <w:right w:val="single" w:sz="8" w:space="0" w:color="FFFFFF"/>
            </w:tcBorders>
            <w:shd w:val="clear" w:color="auto" w:fill="14325C"/>
            <w:vAlign w:val="center"/>
            <w:hideMark/>
          </w:tcPr>
          <w:p w14:paraId="5D3EB3ED" w14:textId="77777777" w:rsidR="000833D5" w:rsidRPr="00607555" w:rsidRDefault="000833D5" w:rsidP="000833D5">
            <w:pPr>
              <w:jc w:val="both"/>
              <w:rPr>
                <w:rFonts w:ascii="Arial" w:hAnsi="Arial" w:cs="Arial"/>
                <w:sz w:val="20"/>
                <w:szCs w:val="20"/>
              </w:rPr>
            </w:pPr>
            <w:r w:rsidRPr="00607555">
              <w:rPr>
                <w:rFonts w:ascii="Arial" w:hAnsi="Arial" w:cs="Arial"/>
                <w:b/>
                <w:bCs/>
                <w:sz w:val="20"/>
                <w:szCs w:val="20"/>
              </w:rPr>
              <w:lastRenderedPageBreak/>
              <w:t>Project activity</w:t>
            </w:r>
          </w:p>
        </w:tc>
        <w:tc>
          <w:tcPr>
            <w:tcW w:w="3000" w:type="dxa"/>
            <w:gridSpan w:val="4"/>
            <w:tcBorders>
              <w:top w:val="single" w:sz="8" w:space="0" w:color="FFFFFF"/>
              <w:left w:val="single" w:sz="8" w:space="0" w:color="FFFFFF"/>
              <w:bottom w:val="single" w:sz="8" w:space="0" w:color="FFFFFF"/>
              <w:right w:val="single" w:sz="8" w:space="0" w:color="FFFFFF"/>
            </w:tcBorders>
            <w:shd w:val="clear" w:color="auto" w:fill="14325C"/>
            <w:vAlign w:val="center"/>
            <w:hideMark/>
          </w:tcPr>
          <w:p w14:paraId="49896CE1" w14:textId="77777777" w:rsidR="000833D5" w:rsidRPr="00607555" w:rsidRDefault="000833D5" w:rsidP="000833D5">
            <w:pPr>
              <w:jc w:val="both"/>
              <w:rPr>
                <w:rFonts w:ascii="Arial" w:hAnsi="Arial" w:cs="Arial"/>
              </w:rPr>
            </w:pPr>
            <w:r w:rsidRPr="00607555">
              <w:rPr>
                <w:rFonts w:ascii="Arial" w:hAnsi="Arial" w:cs="Arial"/>
                <w:b/>
                <w:bCs/>
              </w:rPr>
              <w:t>Semester 1</w:t>
            </w:r>
          </w:p>
        </w:tc>
        <w:tc>
          <w:tcPr>
            <w:tcW w:w="3000" w:type="dxa"/>
            <w:gridSpan w:val="4"/>
            <w:tcBorders>
              <w:top w:val="single" w:sz="8" w:space="0" w:color="FFFFFF"/>
              <w:left w:val="single" w:sz="8" w:space="0" w:color="FFFFFF"/>
              <w:bottom w:val="single" w:sz="8" w:space="0" w:color="FFFFFF"/>
              <w:right w:val="single" w:sz="8" w:space="0" w:color="FFFFFF"/>
            </w:tcBorders>
            <w:shd w:val="clear" w:color="auto" w:fill="2F6DB5"/>
            <w:vAlign w:val="center"/>
            <w:hideMark/>
          </w:tcPr>
          <w:p w14:paraId="3822CF27" w14:textId="77777777" w:rsidR="000833D5" w:rsidRPr="00607555" w:rsidRDefault="000833D5" w:rsidP="000833D5">
            <w:pPr>
              <w:jc w:val="both"/>
              <w:rPr>
                <w:rFonts w:ascii="Arial" w:hAnsi="Arial" w:cs="Arial"/>
              </w:rPr>
            </w:pPr>
            <w:r w:rsidRPr="00607555">
              <w:rPr>
                <w:rFonts w:ascii="Arial" w:hAnsi="Arial" w:cs="Arial"/>
                <w:b/>
                <w:bCs/>
              </w:rPr>
              <w:t>Semester 2</w:t>
            </w:r>
          </w:p>
        </w:tc>
      </w:tr>
      <w:tr w:rsidR="000833D5" w:rsidRPr="00607555" w14:paraId="570FDE67" w14:textId="77777777">
        <w:trPr>
          <w:tblHeader/>
          <w:jc w:val="center"/>
        </w:trPr>
        <w:tc>
          <w:tcPr>
            <w:tcW w:w="0" w:type="auto"/>
            <w:vMerge/>
            <w:tcBorders>
              <w:top w:val="single" w:sz="8" w:space="0" w:color="FFFFFF"/>
              <w:left w:val="single" w:sz="8" w:space="0" w:color="FFFFFF"/>
              <w:bottom w:val="single" w:sz="8" w:space="0" w:color="FFFFFF"/>
              <w:right w:val="single" w:sz="8" w:space="0" w:color="FFFFFF"/>
            </w:tcBorders>
            <w:vAlign w:val="center"/>
            <w:hideMark/>
          </w:tcPr>
          <w:p w14:paraId="6C20E9C7" w14:textId="77777777" w:rsidR="000833D5" w:rsidRPr="00607555" w:rsidRDefault="000833D5" w:rsidP="000833D5">
            <w:pPr>
              <w:jc w:val="both"/>
              <w:rPr>
                <w:rFonts w:ascii="Arial" w:hAnsi="Arial" w:cs="Arial"/>
                <w:sz w:val="20"/>
                <w:szCs w:val="20"/>
              </w:rPr>
            </w:pPr>
          </w:p>
        </w:tc>
        <w:tc>
          <w:tcPr>
            <w:tcW w:w="750" w:type="dxa"/>
            <w:tcBorders>
              <w:top w:val="single" w:sz="8" w:space="0" w:color="FFFFFF"/>
              <w:left w:val="single" w:sz="8" w:space="0" w:color="FFFFFF"/>
              <w:bottom w:val="single" w:sz="8" w:space="0" w:color="FFFFFF"/>
              <w:right w:val="single" w:sz="8" w:space="0" w:color="FFFFFF"/>
            </w:tcBorders>
            <w:shd w:val="clear" w:color="auto" w:fill="BBD6F3"/>
            <w:vAlign w:val="center"/>
            <w:hideMark/>
          </w:tcPr>
          <w:p w14:paraId="45B573C0" w14:textId="77777777" w:rsidR="000833D5" w:rsidRPr="00607555" w:rsidRDefault="000833D5" w:rsidP="000833D5">
            <w:pPr>
              <w:jc w:val="both"/>
              <w:rPr>
                <w:rFonts w:ascii="Arial" w:hAnsi="Arial" w:cs="Arial"/>
              </w:rPr>
            </w:pPr>
            <w:r w:rsidRPr="00607555">
              <w:rPr>
                <w:rFonts w:ascii="Arial" w:hAnsi="Arial" w:cs="Arial"/>
                <w:b/>
                <w:bCs/>
              </w:rPr>
              <w:t>M1</w:t>
            </w:r>
          </w:p>
        </w:tc>
        <w:tc>
          <w:tcPr>
            <w:tcW w:w="750" w:type="dxa"/>
            <w:tcBorders>
              <w:top w:val="single" w:sz="8" w:space="0" w:color="FFFFFF"/>
              <w:left w:val="single" w:sz="8" w:space="0" w:color="FFFFFF"/>
              <w:bottom w:val="single" w:sz="8" w:space="0" w:color="FFFFFF"/>
              <w:right w:val="single" w:sz="8" w:space="0" w:color="FFFFFF"/>
            </w:tcBorders>
            <w:shd w:val="clear" w:color="auto" w:fill="BBD6F3"/>
            <w:vAlign w:val="center"/>
            <w:hideMark/>
          </w:tcPr>
          <w:p w14:paraId="5D265B59" w14:textId="77777777" w:rsidR="000833D5" w:rsidRPr="00607555" w:rsidRDefault="000833D5" w:rsidP="000833D5">
            <w:pPr>
              <w:jc w:val="both"/>
              <w:rPr>
                <w:rFonts w:ascii="Arial" w:hAnsi="Arial" w:cs="Arial"/>
              </w:rPr>
            </w:pPr>
            <w:r w:rsidRPr="00607555">
              <w:rPr>
                <w:rFonts w:ascii="Arial" w:hAnsi="Arial" w:cs="Arial"/>
                <w:b/>
                <w:bCs/>
              </w:rPr>
              <w:t>M2</w:t>
            </w:r>
          </w:p>
        </w:tc>
        <w:tc>
          <w:tcPr>
            <w:tcW w:w="750" w:type="dxa"/>
            <w:tcBorders>
              <w:top w:val="single" w:sz="8" w:space="0" w:color="FFFFFF"/>
              <w:left w:val="single" w:sz="8" w:space="0" w:color="FFFFFF"/>
              <w:bottom w:val="single" w:sz="8" w:space="0" w:color="FFFFFF"/>
              <w:right w:val="single" w:sz="8" w:space="0" w:color="FFFFFF"/>
            </w:tcBorders>
            <w:shd w:val="clear" w:color="auto" w:fill="BBD6F3"/>
            <w:vAlign w:val="center"/>
            <w:hideMark/>
          </w:tcPr>
          <w:p w14:paraId="238B53EE" w14:textId="77777777" w:rsidR="000833D5" w:rsidRPr="00607555" w:rsidRDefault="000833D5" w:rsidP="000833D5">
            <w:pPr>
              <w:jc w:val="both"/>
              <w:rPr>
                <w:rFonts w:ascii="Arial" w:hAnsi="Arial" w:cs="Arial"/>
              </w:rPr>
            </w:pPr>
            <w:r w:rsidRPr="00607555">
              <w:rPr>
                <w:rFonts w:ascii="Arial" w:hAnsi="Arial" w:cs="Arial"/>
                <w:b/>
                <w:bCs/>
              </w:rPr>
              <w:t>M3</w:t>
            </w:r>
          </w:p>
        </w:tc>
        <w:tc>
          <w:tcPr>
            <w:tcW w:w="750" w:type="dxa"/>
            <w:tcBorders>
              <w:top w:val="single" w:sz="8" w:space="0" w:color="FFFFFF"/>
              <w:left w:val="single" w:sz="8" w:space="0" w:color="FFFFFF"/>
              <w:bottom w:val="single" w:sz="8" w:space="0" w:color="FFFFFF"/>
              <w:right w:val="single" w:sz="8" w:space="0" w:color="FFFFFF"/>
            </w:tcBorders>
            <w:shd w:val="clear" w:color="auto" w:fill="BBD6F3"/>
            <w:vAlign w:val="center"/>
            <w:hideMark/>
          </w:tcPr>
          <w:p w14:paraId="331F88D6" w14:textId="77777777" w:rsidR="000833D5" w:rsidRPr="00607555" w:rsidRDefault="000833D5" w:rsidP="000833D5">
            <w:pPr>
              <w:jc w:val="both"/>
              <w:rPr>
                <w:rFonts w:ascii="Arial" w:hAnsi="Arial" w:cs="Arial"/>
              </w:rPr>
            </w:pPr>
            <w:r w:rsidRPr="00607555">
              <w:rPr>
                <w:rFonts w:ascii="Arial" w:hAnsi="Arial" w:cs="Arial"/>
                <w:b/>
                <w:bCs/>
              </w:rPr>
              <w:t>M4</w:t>
            </w:r>
          </w:p>
        </w:tc>
        <w:tc>
          <w:tcPr>
            <w:tcW w:w="750" w:type="dxa"/>
            <w:tcBorders>
              <w:top w:val="single" w:sz="8" w:space="0" w:color="FFFFFF"/>
              <w:left w:val="single" w:sz="8" w:space="0" w:color="FFFFFF"/>
              <w:bottom w:val="single" w:sz="8" w:space="0" w:color="FFFFFF"/>
              <w:right w:val="single" w:sz="8" w:space="0" w:color="FFFFFF"/>
            </w:tcBorders>
            <w:shd w:val="clear" w:color="auto" w:fill="D6E6F7"/>
            <w:vAlign w:val="center"/>
            <w:hideMark/>
          </w:tcPr>
          <w:p w14:paraId="5BD13622" w14:textId="77777777" w:rsidR="000833D5" w:rsidRPr="00607555" w:rsidRDefault="000833D5" w:rsidP="000833D5">
            <w:pPr>
              <w:jc w:val="both"/>
              <w:rPr>
                <w:rFonts w:ascii="Arial" w:hAnsi="Arial" w:cs="Arial"/>
              </w:rPr>
            </w:pPr>
            <w:r w:rsidRPr="00607555">
              <w:rPr>
                <w:rFonts w:ascii="Arial" w:hAnsi="Arial" w:cs="Arial"/>
                <w:b/>
                <w:bCs/>
              </w:rPr>
              <w:t>M5</w:t>
            </w:r>
          </w:p>
        </w:tc>
        <w:tc>
          <w:tcPr>
            <w:tcW w:w="750" w:type="dxa"/>
            <w:tcBorders>
              <w:top w:val="single" w:sz="8" w:space="0" w:color="FFFFFF"/>
              <w:left w:val="single" w:sz="8" w:space="0" w:color="FFFFFF"/>
              <w:bottom w:val="single" w:sz="8" w:space="0" w:color="FFFFFF"/>
              <w:right w:val="single" w:sz="8" w:space="0" w:color="FFFFFF"/>
            </w:tcBorders>
            <w:shd w:val="clear" w:color="auto" w:fill="D6E6F7"/>
            <w:vAlign w:val="center"/>
            <w:hideMark/>
          </w:tcPr>
          <w:p w14:paraId="04169FA1" w14:textId="77777777" w:rsidR="000833D5" w:rsidRPr="00607555" w:rsidRDefault="000833D5" w:rsidP="000833D5">
            <w:pPr>
              <w:jc w:val="both"/>
              <w:rPr>
                <w:rFonts w:ascii="Arial" w:hAnsi="Arial" w:cs="Arial"/>
              </w:rPr>
            </w:pPr>
            <w:r w:rsidRPr="00607555">
              <w:rPr>
                <w:rFonts w:ascii="Arial" w:hAnsi="Arial" w:cs="Arial"/>
                <w:b/>
                <w:bCs/>
              </w:rPr>
              <w:t>M6</w:t>
            </w:r>
          </w:p>
        </w:tc>
        <w:tc>
          <w:tcPr>
            <w:tcW w:w="750" w:type="dxa"/>
            <w:tcBorders>
              <w:top w:val="single" w:sz="8" w:space="0" w:color="FFFFFF"/>
              <w:left w:val="single" w:sz="8" w:space="0" w:color="FFFFFF"/>
              <w:bottom w:val="single" w:sz="8" w:space="0" w:color="FFFFFF"/>
              <w:right w:val="single" w:sz="8" w:space="0" w:color="FFFFFF"/>
            </w:tcBorders>
            <w:shd w:val="clear" w:color="auto" w:fill="D6E6F7"/>
            <w:vAlign w:val="center"/>
            <w:hideMark/>
          </w:tcPr>
          <w:p w14:paraId="72F69ED4" w14:textId="77777777" w:rsidR="000833D5" w:rsidRPr="00607555" w:rsidRDefault="000833D5" w:rsidP="000833D5">
            <w:pPr>
              <w:jc w:val="both"/>
              <w:rPr>
                <w:rFonts w:ascii="Arial" w:hAnsi="Arial" w:cs="Arial"/>
              </w:rPr>
            </w:pPr>
            <w:r w:rsidRPr="00607555">
              <w:rPr>
                <w:rFonts w:ascii="Arial" w:hAnsi="Arial" w:cs="Arial"/>
                <w:b/>
                <w:bCs/>
              </w:rPr>
              <w:t>M7</w:t>
            </w:r>
          </w:p>
        </w:tc>
        <w:tc>
          <w:tcPr>
            <w:tcW w:w="750" w:type="dxa"/>
            <w:tcBorders>
              <w:top w:val="single" w:sz="8" w:space="0" w:color="FFFFFF"/>
              <w:left w:val="single" w:sz="8" w:space="0" w:color="FFFFFF"/>
              <w:bottom w:val="single" w:sz="8" w:space="0" w:color="FFFFFF"/>
              <w:right w:val="single" w:sz="8" w:space="0" w:color="FFFFFF"/>
            </w:tcBorders>
            <w:shd w:val="clear" w:color="auto" w:fill="D6E6F7"/>
            <w:vAlign w:val="center"/>
            <w:hideMark/>
          </w:tcPr>
          <w:p w14:paraId="7A3825D2" w14:textId="77777777" w:rsidR="000833D5" w:rsidRPr="00607555" w:rsidRDefault="000833D5" w:rsidP="000833D5">
            <w:pPr>
              <w:jc w:val="both"/>
              <w:rPr>
                <w:rFonts w:ascii="Arial" w:hAnsi="Arial" w:cs="Arial"/>
              </w:rPr>
            </w:pPr>
            <w:r w:rsidRPr="00607555">
              <w:rPr>
                <w:rFonts w:ascii="Arial" w:hAnsi="Arial" w:cs="Arial"/>
                <w:b/>
                <w:bCs/>
              </w:rPr>
              <w:t>M8</w:t>
            </w:r>
          </w:p>
        </w:tc>
      </w:tr>
      <w:tr w:rsidR="000833D5" w:rsidRPr="00607555" w14:paraId="4A0F6AF9"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16D3EBAA"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Data acquisition and permissions</w:t>
            </w: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5B048EDB"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8E946F1"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8536E2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3B5CFD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70F4619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A50FE46"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4037BF96"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5BDB682" w14:textId="77777777" w:rsidR="000833D5" w:rsidRPr="00607555" w:rsidRDefault="000833D5" w:rsidP="000833D5">
            <w:pPr>
              <w:jc w:val="both"/>
              <w:rPr>
                <w:rFonts w:ascii="Arial" w:hAnsi="Arial" w:cs="Arial"/>
              </w:rPr>
            </w:pPr>
          </w:p>
        </w:tc>
      </w:tr>
      <w:tr w:rsidR="000833D5" w:rsidRPr="00607555" w14:paraId="56A11325"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4C87B2D0"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Cleaning and validation</w:t>
            </w: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0CE3C60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1930ED0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5023ABB"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4193BDD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BE7043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4899E91B"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39087F3"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ABC58A1" w14:textId="77777777" w:rsidR="000833D5" w:rsidRPr="00607555" w:rsidRDefault="000833D5" w:rsidP="000833D5">
            <w:pPr>
              <w:jc w:val="both"/>
              <w:rPr>
                <w:rFonts w:ascii="Arial" w:hAnsi="Arial" w:cs="Arial"/>
              </w:rPr>
            </w:pPr>
          </w:p>
        </w:tc>
      </w:tr>
      <w:tr w:rsidR="000833D5" w:rsidRPr="00607555" w14:paraId="757660E6"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7C68598A"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EDA and feature engineering</w:t>
            </w:r>
          </w:p>
        </w:tc>
        <w:tc>
          <w:tcPr>
            <w:tcW w:w="750" w:type="dxa"/>
            <w:tcBorders>
              <w:top w:val="single" w:sz="8" w:space="0" w:color="C9D6E6"/>
              <w:left w:val="single" w:sz="8" w:space="0" w:color="C9D6E6"/>
              <w:bottom w:val="single" w:sz="8" w:space="0" w:color="C9D6E6"/>
              <w:right w:val="single" w:sz="8" w:space="0" w:color="C9D6E6"/>
            </w:tcBorders>
            <w:vAlign w:val="center"/>
          </w:tcPr>
          <w:p w14:paraId="4A4000F0"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1470D021"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46ED4CC4"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8A6DFA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4E0064D"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15EADFC"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845799C"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C572014" w14:textId="77777777" w:rsidR="000833D5" w:rsidRPr="00607555" w:rsidRDefault="000833D5" w:rsidP="000833D5">
            <w:pPr>
              <w:jc w:val="both"/>
              <w:rPr>
                <w:rFonts w:ascii="Arial" w:hAnsi="Arial" w:cs="Arial"/>
              </w:rPr>
            </w:pPr>
          </w:p>
        </w:tc>
      </w:tr>
      <w:tr w:rsidR="000833D5" w:rsidRPr="00607555" w14:paraId="5A178F50"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59705C40" w14:textId="77777777" w:rsidR="000833D5" w:rsidRPr="00607555" w:rsidRDefault="000833D5" w:rsidP="000833D5">
            <w:pPr>
              <w:jc w:val="both"/>
              <w:rPr>
                <w:rFonts w:ascii="Arial" w:hAnsi="Arial" w:cs="Arial"/>
                <w:sz w:val="20"/>
                <w:szCs w:val="20"/>
                <w:lang w:val="fr-FR"/>
              </w:rPr>
            </w:pPr>
            <w:r w:rsidRPr="00607555">
              <w:rPr>
                <w:rFonts w:ascii="Arial" w:hAnsi="Arial" w:cs="Arial"/>
                <w:sz w:val="20"/>
                <w:szCs w:val="20"/>
                <w:lang w:val="fr-FR"/>
              </w:rPr>
              <w:t>Baseline models (naive, ETS/SARIMA)</w:t>
            </w:r>
          </w:p>
        </w:tc>
        <w:tc>
          <w:tcPr>
            <w:tcW w:w="750" w:type="dxa"/>
            <w:tcBorders>
              <w:top w:val="single" w:sz="8" w:space="0" w:color="C9D6E6"/>
              <w:left w:val="single" w:sz="8" w:space="0" w:color="C9D6E6"/>
              <w:bottom w:val="single" w:sz="8" w:space="0" w:color="C9D6E6"/>
              <w:right w:val="single" w:sz="8" w:space="0" w:color="C9D6E6"/>
            </w:tcBorders>
            <w:vAlign w:val="center"/>
          </w:tcPr>
          <w:p w14:paraId="468FF777"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C155F82"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7AFDB871"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shd w:val="clear" w:color="auto" w:fill="1F5AA6"/>
            <w:vAlign w:val="center"/>
          </w:tcPr>
          <w:p w14:paraId="7299CC6C"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144315D"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0268672"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10065BB" w14:textId="77777777" w:rsidR="000833D5" w:rsidRPr="00607555" w:rsidRDefault="000833D5" w:rsidP="000833D5">
            <w:pPr>
              <w:jc w:val="both"/>
              <w:rPr>
                <w:rFonts w:ascii="Arial" w:hAnsi="Arial" w:cs="Arial"/>
                <w:lang w:val="fr-FR"/>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74B981D" w14:textId="77777777" w:rsidR="000833D5" w:rsidRPr="00607555" w:rsidRDefault="000833D5" w:rsidP="000833D5">
            <w:pPr>
              <w:jc w:val="both"/>
              <w:rPr>
                <w:rFonts w:ascii="Arial" w:hAnsi="Arial" w:cs="Arial"/>
                <w:lang w:val="fr-FR"/>
              </w:rPr>
            </w:pPr>
          </w:p>
        </w:tc>
      </w:tr>
      <w:tr w:rsidR="000833D5" w:rsidRPr="00607555" w14:paraId="1494774E"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54E1D6CA"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Advanced models (Prophet, XGBoost, LSTM)</w:t>
            </w:r>
          </w:p>
        </w:tc>
        <w:tc>
          <w:tcPr>
            <w:tcW w:w="750" w:type="dxa"/>
            <w:tcBorders>
              <w:top w:val="single" w:sz="8" w:space="0" w:color="C9D6E6"/>
              <w:left w:val="single" w:sz="8" w:space="0" w:color="C9D6E6"/>
              <w:bottom w:val="single" w:sz="8" w:space="0" w:color="C9D6E6"/>
              <w:right w:val="single" w:sz="8" w:space="0" w:color="C9D6E6"/>
            </w:tcBorders>
            <w:vAlign w:val="center"/>
          </w:tcPr>
          <w:p w14:paraId="76F9DE5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AD3C370"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8FD8810"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159A8B4"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37A9C18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0672447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8B95CB3"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2A262635" w14:textId="77777777" w:rsidR="000833D5" w:rsidRPr="00607555" w:rsidRDefault="000833D5" w:rsidP="000833D5">
            <w:pPr>
              <w:jc w:val="both"/>
              <w:rPr>
                <w:rFonts w:ascii="Arial" w:hAnsi="Arial" w:cs="Arial"/>
              </w:rPr>
            </w:pPr>
          </w:p>
        </w:tc>
      </w:tr>
      <w:tr w:rsidR="000833D5" w:rsidRPr="00607555" w14:paraId="6052E747"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1EB199B8"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Evaluation and robustness tests</w:t>
            </w:r>
          </w:p>
        </w:tc>
        <w:tc>
          <w:tcPr>
            <w:tcW w:w="750" w:type="dxa"/>
            <w:tcBorders>
              <w:top w:val="single" w:sz="8" w:space="0" w:color="C9D6E6"/>
              <w:left w:val="single" w:sz="8" w:space="0" w:color="C9D6E6"/>
              <w:bottom w:val="single" w:sz="8" w:space="0" w:color="C9D6E6"/>
              <w:right w:val="single" w:sz="8" w:space="0" w:color="C9D6E6"/>
            </w:tcBorders>
            <w:vAlign w:val="center"/>
          </w:tcPr>
          <w:p w14:paraId="1E62EC0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405AD9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78E287D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2583716C"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EA2F601"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0CC45FEE"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64A0DF96"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AAE6B31" w14:textId="77777777" w:rsidR="000833D5" w:rsidRPr="00607555" w:rsidRDefault="000833D5" w:rsidP="000833D5">
            <w:pPr>
              <w:jc w:val="both"/>
              <w:rPr>
                <w:rFonts w:ascii="Arial" w:hAnsi="Arial" w:cs="Arial"/>
              </w:rPr>
            </w:pPr>
          </w:p>
        </w:tc>
      </w:tr>
      <w:tr w:rsidR="000833D5" w:rsidRPr="00607555" w14:paraId="519B5702"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677F7CA3"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Dashboard development</w:t>
            </w:r>
          </w:p>
        </w:tc>
        <w:tc>
          <w:tcPr>
            <w:tcW w:w="750" w:type="dxa"/>
            <w:tcBorders>
              <w:top w:val="single" w:sz="8" w:space="0" w:color="C9D6E6"/>
              <w:left w:val="single" w:sz="8" w:space="0" w:color="C9D6E6"/>
              <w:bottom w:val="single" w:sz="8" w:space="0" w:color="C9D6E6"/>
              <w:right w:val="single" w:sz="8" w:space="0" w:color="C9D6E6"/>
            </w:tcBorders>
            <w:vAlign w:val="center"/>
          </w:tcPr>
          <w:p w14:paraId="20DD5DF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76BBEE0"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2B867CE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172887A"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01EA9301"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1F16494F"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35071B2B"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6CAA0554" w14:textId="77777777" w:rsidR="000833D5" w:rsidRPr="00607555" w:rsidRDefault="000833D5" w:rsidP="000833D5">
            <w:pPr>
              <w:jc w:val="both"/>
              <w:rPr>
                <w:rFonts w:ascii="Arial" w:hAnsi="Arial" w:cs="Arial"/>
              </w:rPr>
            </w:pPr>
          </w:p>
        </w:tc>
      </w:tr>
      <w:tr w:rsidR="000833D5" w:rsidRPr="00607555" w14:paraId="5059F503"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4F65CC5B"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Final report and presentation</w:t>
            </w:r>
          </w:p>
        </w:tc>
        <w:tc>
          <w:tcPr>
            <w:tcW w:w="750" w:type="dxa"/>
            <w:tcBorders>
              <w:top w:val="single" w:sz="8" w:space="0" w:color="C9D6E6"/>
              <w:left w:val="single" w:sz="8" w:space="0" w:color="C9D6E6"/>
              <w:bottom w:val="single" w:sz="8" w:space="0" w:color="C9D6E6"/>
              <w:right w:val="single" w:sz="8" w:space="0" w:color="C9D6E6"/>
            </w:tcBorders>
            <w:vAlign w:val="center"/>
          </w:tcPr>
          <w:p w14:paraId="0F5D96BA"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46C24FB"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13D368A2"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061D237"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33CA46C5"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7209D5A5"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7E56123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shd w:val="clear" w:color="auto" w:fill="6FA3DC"/>
            <w:vAlign w:val="center"/>
          </w:tcPr>
          <w:p w14:paraId="47061B81" w14:textId="77777777" w:rsidR="000833D5" w:rsidRPr="00607555" w:rsidRDefault="000833D5" w:rsidP="000833D5">
            <w:pPr>
              <w:jc w:val="both"/>
              <w:rPr>
                <w:rFonts w:ascii="Arial" w:hAnsi="Arial" w:cs="Arial"/>
              </w:rPr>
            </w:pPr>
          </w:p>
        </w:tc>
      </w:tr>
      <w:tr w:rsidR="000833D5" w:rsidRPr="00607555" w14:paraId="48F9E0F4" w14:textId="77777777">
        <w:trPr>
          <w:cantSplit/>
          <w:trHeight w:val="360"/>
          <w:jc w:val="center"/>
        </w:trPr>
        <w:tc>
          <w:tcPr>
            <w:tcW w:w="3298" w:type="dxa"/>
            <w:tcBorders>
              <w:top w:val="single" w:sz="8" w:space="0" w:color="C9D6E6"/>
              <w:left w:val="single" w:sz="8" w:space="0" w:color="C9D6E6"/>
              <w:bottom w:val="single" w:sz="8" w:space="0" w:color="C9D6E6"/>
              <w:right w:val="single" w:sz="8" w:space="0" w:color="C9D6E6"/>
            </w:tcBorders>
            <w:tcMar>
              <w:top w:w="0" w:type="dxa"/>
              <w:left w:w="90" w:type="dxa"/>
              <w:bottom w:w="0" w:type="dxa"/>
              <w:right w:w="60" w:type="dxa"/>
            </w:tcMar>
            <w:vAlign w:val="center"/>
            <w:hideMark/>
          </w:tcPr>
          <w:p w14:paraId="26194311" w14:textId="77777777" w:rsidR="000833D5" w:rsidRPr="00607555" w:rsidRDefault="000833D5" w:rsidP="000833D5">
            <w:pPr>
              <w:jc w:val="both"/>
              <w:rPr>
                <w:rFonts w:ascii="Arial" w:hAnsi="Arial" w:cs="Arial"/>
                <w:sz w:val="20"/>
                <w:szCs w:val="20"/>
              </w:rPr>
            </w:pPr>
            <w:r w:rsidRPr="00607555">
              <w:rPr>
                <w:rFonts w:ascii="Arial" w:hAnsi="Arial" w:cs="Arial"/>
                <w:sz w:val="20"/>
                <w:szCs w:val="20"/>
              </w:rPr>
              <w:t>Milestones</w:t>
            </w:r>
          </w:p>
        </w:tc>
        <w:tc>
          <w:tcPr>
            <w:tcW w:w="750" w:type="dxa"/>
            <w:tcBorders>
              <w:top w:val="single" w:sz="8" w:space="0" w:color="C9D6E6"/>
              <w:left w:val="single" w:sz="8" w:space="0" w:color="C9D6E6"/>
              <w:bottom w:val="single" w:sz="8" w:space="0" w:color="C9D6E6"/>
              <w:right w:val="single" w:sz="8" w:space="0" w:color="C9D6E6"/>
            </w:tcBorders>
            <w:vAlign w:val="center"/>
            <w:hideMark/>
          </w:tcPr>
          <w:p w14:paraId="322EA7E3" w14:textId="77777777" w:rsidR="000833D5" w:rsidRPr="00607555" w:rsidRDefault="000833D5" w:rsidP="000833D5">
            <w:pPr>
              <w:jc w:val="both"/>
              <w:rPr>
                <w:rFonts w:ascii="Arial" w:hAnsi="Arial" w:cs="Arial"/>
              </w:rPr>
            </w:pPr>
            <w:r w:rsidRPr="00607555">
              <w:rPr>
                <w:rFonts w:ascii="Cambria Math" w:hAnsi="Cambria Math" w:cs="Cambria Math"/>
                <w:b/>
                <w:bCs/>
              </w:rPr>
              <w:t>◆</w:t>
            </w:r>
          </w:p>
        </w:tc>
        <w:tc>
          <w:tcPr>
            <w:tcW w:w="750" w:type="dxa"/>
            <w:tcBorders>
              <w:top w:val="single" w:sz="8" w:space="0" w:color="C9D6E6"/>
              <w:left w:val="single" w:sz="8" w:space="0" w:color="C9D6E6"/>
              <w:bottom w:val="single" w:sz="8" w:space="0" w:color="C9D6E6"/>
              <w:right w:val="single" w:sz="8" w:space="0" w:color="C9D6E6"/>
            </w:tcBorders>
            <w:vAlign w:val="center"/>
          </w:tcPr>
          <w:p w14:paraId="42EB7898"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tcPr>
          <w:p w14:paraId="5E7E43D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hideMark/>
          </w:tcPr>
          <w:p w14:paraId="2CFDB380" w14:textId="77777777" w:rsidR="000833D5" w:rsidRPr="00607555" w:rsidRDefault="000833D5" w:rsidP="000833D5">
            <w:pPr>
              <w:jc w:val="both"/>
              <w:rPr>
                <w:rFonts w:ascii="Arial" w:hAnsi="Arial" w:cs="Arial"/>
              </w:rPr>
            </w:pPr>
            <w:r w:rsidRPr="00607555">
              <w:rPr>
                <w:rFonts w:ascii="Cambria Math" w:hAnsi="Cambria Math" w:cs="Cambria Math"/>
                <w:b/>
                <w:bCs/>
              </w:rPr>
              <w:t>◆</w:t>
            </w:r>
          </w:p>
        </w:tc>
        <w:tc>
          <w:tcPr>
            <w:tcW w:w="750" w:type="dxa"/>
            <w:tcBorders>
              <w:top w:val="single" w:sz="8" w:space="0" w:color="C9D6E6"/>
              <w:left w:val="single" w:sz="8" w:space="0" w:color="C9D6E6"/>
              <w:bottom w:val="single" w:sz="8" w:space="0" w:color="C9D6E6"/>
              <w:right w:val="single" w:sz="8" w:space="0" w:color="C9D6E6"/>
            </w:tcBorders>
            <w:vAlign w:val="center"/>
          </w:tcPr>
          <w:p w14:paraId="1BDBFCE9"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hideMark/>
          </w:tcPr>
          <w:p w14:paraId="61822E17" w14:textId="77777777" w:rsidR="000833D5" w:rsidRPr="00607555" w:rsidRDefault="000833D5" w:rsidP="000833D5">
            <w:pPr>
              <w:jc w:val="both"/>
              <w:rPr>
                <w:rFonts w:ascii="Arial" w:hAnsi="Arial" w:cs="Arial"/>
              </w:rPr>
            </w:pPr>
            <w:r w:rsidRPr="00607555">
              <w:rPr>
                <w:rFonts w:ascii="Cambria Math" w:hAnsi="Cambria Math" w:cs="Cambria Math"/>
                <w:b/>
                <w:bCs/>
              </w:rPr>
              <w:t>◆</w:t>
            </w:r>
          </w:p>
        </w:tc>
        <w:tc>
          <w:tcPr>
            <w:tcW w:w="750" w:type="dxa"/>
            <w:tcBorders>
              <w:top w:val="single" w:sz="8" w:space="0" w:color="C9D6E6"/>
              <w:left w:val="single" w:sz="8" w:space="0" w:color="C9D6E6"/>
              <w:bottom w:val="single" w:sz="8" w:space="0" w:color="C9D6E6"/>
              <w:right w:val="single" w:sz="8" w:space="0" w:color="C9D6E6"/>
            </w:tcBorders>
            <w:vAlign w:val="center"/>
          </w:tcPr>
          <w:p w14:paraId="5A2F1214" w14:textId="77777777" w:rsidR="000833D5" w:rsidRPr="00607555" w:rsidRDefault="000833D5" w:rsidP="000833D5">
            <w:pPr>
              <w:jc w:val="both"/>
              <w:rPr>
                <w:rFonts w:ascii="Arial" w:hAnsi="Arial" w:cs="Arial"/>
              </w:rPr>
            </w:pPr>
          </w:p>
        </w:tc>
        <w:tc>
          <w:tcPr>
            <w:tcW w:w="750" w:type="dxa"/>
            <w:tcBorders>
              <w:top w:val="single" w:sz="8" w:space="0" w:color="C9D6E6"/>
              <w:left w:val="single" w:sz="8" w:space="0" w:color="C9D6E6"/>
              <w:bottom w:val="single" w:sz="8" w:space="0" w:color="C9D6E6"/>
              <w:right w:val="single" w:sz="8" w:space="0" w:color="C9D6E6"/>
            </w:tcBorders>
            <w:vAlign w:val="center"/>
            <w:hideMark/>
          </w:tcPr>
          <w:p w14:paraId="5AD56E6B" w14:textId="77777777" w:rsidR="000833D5" w:rsidRPr="00607555" w:rsidRDefault="000833D5" w:rsidP="000833D5">
            <w:pPr>
              <w:jc w:val="both"/>
              <w:rPr>
                <w:rFonts w:ascii="Arial" w:hAnsi="Arial" w:cs="Arial"/>
              </w:rPr>
            </w:pPr>
            <w:r w:rsidRPr="00607555">
              <w:rPr>
                <w:rFonts w:ascii="Cambria Math" w:hAnsi="Cambria Math" w:cs="Cambria Math"/>
                <w:b/>
                <w:bCs/>
              </w:rPr>
              <w:t>◆</w:t>
            </w:r>
          </w:p>
        </w:tc>
      </w:tr>
    </w:tbl>
    <w:p w14:paraId="3537C190" w14:textId="77777777" w:rsidR="000833D5" w:rsidRPr="00607555" w:rsidRDefault="000833D5" w:rsidP="000833D5">
      <w:pPr>
        <w:jc w:val="both"/>
        <w:rPr>
          <w:rFonts w:ascii="Arial" w:hAnsi="Arial" w:cs="Arial"/>
          <w:sz w:val="20"/>
          <w:szCs w:val="20"/>
        </w:rPr>
      </w:pPr>
      <w:r w:rsidRPr="00607555">
        <w:rPr>
          <w:rFonts w:ascii="Cambria Math" w:hAnsi="Cambria Math" w:cs="Cambria Math"/>
          <w:sz w:val="20"/>
          <w:szCs w:val="20"/>
        </w:rPr>
        <w:t>◆</w:t>
      </w:r>
      <w:r w:rsidRPr="00607555">
        <w:rPr>
          <w:rFonts w:ascii="Arial" w:hAnsi="Arial" w:cs="Arial"/>
          <w:sz w:val="20"/>
          <w:szCs w:val="20"/>
        </w:rPr>
        <w:t xml:space="preserve"> Milestones: M1 dataset approved; M4 interim report; M6 best model chosen; M8 final submission.</w:t>
      </w:r>
    </w:p>
    <w:p w14:paraId="370991BF" w14:textId="77777777" w:rsidR="000833D5" w:rsidRPr="00607555" w:rsidRDefault="000833D5" w:rsidP="000833D5">
      <w:pPr>
        <w:jc w:val="center"/>
        <w:rPr>
          <w:rFonts w:ascii="Arial" w:hAnsi="Arial" w:cs="Arial"/>
          <w:sz w:val="20"/>
          <w:szCs w:val="20"/>
        </w:rPr>
      </w:pPr>
      <w:r w:rsidRPr="00607555">
        <w:rPr>
          <w:rFonts w:ascii="Arial" w:hAnsi="Arial" w:cs="Arial"/>
          <w:i/>
          <w:iCs/>
          <w:sz w:val="20"/>
          <w:szCs w:val="20"/>
        </w:rPr>
        <w:t>Figure 2: Indicative project timeline (M = month; red diamonds = milestones)</w:t>
      </w:r>
    </w:p>
    <w:p w14:paraId="4B99DB40" w14:textId="4CFDAAB0" w:rsidR="003431CD" w:rsidRPr="00607555" w:rsidRDefault="003431CD" w:rsidP="00964750">
      <w:pPr>
        <w:jc w:val="both"/>
        <w:rPr>
          <w:ins w:id="123" w:author="MONICA VALENCIANO BARAJAS" w:date="2026-10-25T01:19:00Z"/>
          <w:rFonts w:ascii="Arial" w:hAnsi="Arial" w:cs="Arial"/>
        </w:rPr>
      </w:pPr>
    </w:p>
    <w:p w14:paraId="687D0EB3" w14:textId="77777777" w:rsidR="003431CD" w:rsidRPr="00607555" w:rsidRDefault="003431CD" w:rsidP="00BF1927">
      <w:pPr>
        <w:pStyle w:val="Heading2"/>
        <w:rPr>
          <w:ins w:id="124" w:author="MONICA VALENCIANO BARAJAS" w:date="2026-10-25T01:19:00Z"/>
          <w:rFonts w:ascii="Arial" w:hAnsi="Arial" w:cs="Arial"/>
        </w:rPr>
      </w:pPr>
      <w:bookmarkStart w:id="125" w:name="_Toc243855892"/>
      <w:ins w:id="126" w:author="MONICA VALENCIANO BARAJAS" w:date="2026-10-25T01:19:00Z">
        <w:r w:rsidRPr="00607555">
          <w:rPr>
            <w:rFonts w:ascii="Arial" w:hAnsi="Arial" w:cs="Arial"/>
          </w:rPr>
          <w:t>10. Ethical and Legal Considerations</w:t>
        </w:r>
        <w:bookmarkEnd w:id="125"/>
      </w:ins>
    </w:p>
    <w:p w14:paraId="20A9CAD0" w14:textId="41ECEE65" w:rsidR="003431CD" w:rsidRPr="00607555" w:rsidRDefault="00607555" w:rsidP="00964750">
      <w:pPr>
        <w:jc w:val="both"/>
        <w:rPr>
          <w:rFonts w:ascii="Arial" w:hAnsi="Arial" w:cs="Arial"/>
        </w:rPr>
      </w:pPr>
      <w:r w:rsidRPr="00607555">
        <w:rPr>
          <w:rFonts w:ascii="Arial" w:hAnsi="Arial" w:cs="Arial"/>
        </w:rPr>
        <w:t xml:space="preserve">Privacy: PortWatch provides port-level estimates. No crew, passenger or personal information is included. Because of </w:t>
      </w:r>
      <w:r w:rsidRPr="00607555">
        <w:rPr>
          <w:rFonts w:ascii="Arial" w:hAnsi="Arial" w:cs="Arial"/>
        </w:rPr>
        <w:t>these GDPR obligations</w:t>
      </w:r>
      <w:r w:rsidRPr="00607555">
        <w:rPr>
          <w:rFonts w:ascii="Arial" w:hAnsi="Arial" w:cs="Arial"/>
        </w:rPr>
        <w:t xml:space="preserve"> are not expected to apply. This will be confirmed during a data audit (European Union, 2016).</w:t>
      </w:r>
    </w:p>
    <w:p w14:paraId="49DB0C08" w14:textId="1ACBEEF5" w:rsidR="00607555" w:rsidRPr="00607555" w:rsidRDefault="00607555" w:rsidP="00964750">
      <w:pPr>
        <w:jc w:val="both"/>
        <w:rPr>
          <w:rFonts w:ascii="Arial" w:hAnsi="Arial" w:cs="Arial"/>
        </w:rPr>
      </w:pPr>
      <w:r w:rsidRPr="00607555">
        <w:rPr>
          <w:rFonts w:ascii="Arial" w:hAnsi="Arial" w:cs="Arial"/>
        </w:rPr>
        <w:t xml:space="preserve">Permissions: The data will be used under the terms set by the IMF. Proper attribution will be. Any modifications will be clearly stated (IMF, 2026b). Since automated bulk downloading requires permission from the IMF files will be downloaded through the portal. The IMF will be contacted before using any API. </w:t>
      </w:r>
      <w:r w:rsidR="000F2573" w:rsidRPr="00607555">
        <w:rPr>
          <w:rFonts w:ascii="Arial" w:hAnsi="Arial" w:cs="Arial"/>
        </w:rPr>
        <w:t>Also,</w:t>
      </w:r>
      <w:r w:rsidRPr="00607555">
        <w:rPr>
          <w:rFonts w:ascii="Arial" w:hAnsi="Arial" w:cs="Arial"/>
        </w:rPr>
        <w:t xml:space="preserve"> IMF content will not be used to train language models (IMF, 2026b).</w:t>
      </w:r>
    </w:p>
    <w:p w14:paraId="127F71DA" w14:textId="345272CA" w:rsidR="00607555" w:rsidRPr="00607555" w:rsidRDefault="00607555" w:rsidP="00964750">
      <w:pPr>
        <w:jc w:val="both"/>
        <w:rPr>
          <w:rFonts w:ascii="Arial" w:hAnsi="Arial" w:cs="Arial"/>
        </w:rPr>
      </w:pPr>
      <w:r w:rsidRPr="00607555">
        <w:rPr>
          <w:rFonts w:ascii="Arial" w:hAnsi="Arial" w:cs="Arial"/>
        </w:rPr>
        <w:t xml:space="preserve">Integrity: The estimates may. Be limited </w:t>
      </w:r>
      <w:r w:rsidRPr="00607555">
        <w:rPr>
          <w:rFonts w:ascii="Arial" w:hAnsi="Arial" w:cs="Arial"/>
        </w:rPr>
        <w:t>due</w:t>
      </w:r>
      <w:r w:rsidRPr="00607555">
        <w:rPr>
          <w:rFonts w:ascii="Arial" w:hAnsi="Arial" w:cs="Arial"/>
        </w:rPr>
        <w:t xml:space="preserve"> to availability of AIS data (Arslanalp et al. 2026). As a </w:t>
      </w:r>
      <w:r w:rsidRPr="00607555">
        <w:rPr>
          <w:rFonts w:ascii="Arial" w:hAnsi="Arial" w:cs="Arial"/>
        </w:rPr>
        <w:t>result,</w:t>
      </w:r>
      <w:r w:rsidRPr="00607555">
        <w:rPr>
          <w:rFonts w:ascii="Arial" w:hAnsi="Arial" w:cs="Arial"/>
        </w:rPr>
        <w:t xml:space="preserve"> forecasts will include uncertainty. Will not be presented as operationally certain.</w:t>
      </w:r>
    </w:p>
    <w:p w14:paraId="1FAD62BB" w14:textId="6BF391FA" w:rsidR="00607555" w:rsidRPr="00607555" w:rsidRDefault="00607555" w:rsidP="00964750">
      <w:pPr>
        <w:jc w:val="both"/>
        <w:rPr>
          <w:rFonts w:ascii="Arial" w:hAnsi="Arial" w:cs="Arial"/>
        </w:rPr>
      </w:pPr>
      <w:r w:rsidRPr="00607555">
        <w:rPr>
          <w:rFonts w:ascii="Arial" w:hAnsi="Arial" w:cs="Arial"/>
        </w:rPr>
        <w:t>Security: The GitHub repository will be private. It will only be shared with the lecturer. No credentials will be stored in the repository. The ethics form is submitted separately. AI use is declared in the accompanying document.</w:t>
      </w:r>
    </w:p>
    <w:p w14:paraId="1EDAF3DF" w14:textId="5D9E66DD" w:rsidR="00090647" w:rsidRDefault="00090647" w:rsidP="00964750">
      <w:pPr>
        <w:jc w:val="both"/>
        <w:rPr>
          <w:rFonts w:ascii="Arial" w:hAnsi="Arial" w:cs="Arial"/>
        </w:rPr>
      </w:pPr>
    </w:p>
    <w:p w14:paraId="41264F0A" w14:textId="77777777" w:rsidR="00607555" w:rsidRPr="00607555" w:rsidRDefault="00607555" w:rsidP="00964750">
      <w:pPr>
        <w:jc w:val="both"/>
        <w:rPr>
          <w:rFonts w:ascii="Arial" w:hAnsi="Arial" w:cs="Arial"/>
        </w:rPr>
      </w:pPr>
    </w:p>
    <w:p w14:paraId="7561BC56" w14:textId="52F68314" w:rsidR="00BF1927" w:rsidRDefault="00BF1927" w:rsidP="00BF1927">
      <w:pPr>
        <w:pStyle w:val="Heading2"/>
        <w:rPr>
          <w:rFonts w:ascii="Arial" w:hAnsi="Arial" w:cs="Arial"/>
        </w:rPr>
      </w:pPr>
      <w:bookmarkStart w:id="127" w:name="_Toc243855893"/>
      <w:r w:rsidRPr="00607555">
        <w:rPr>
          <w:rFonts w:ascii="Arial" w:hAnsi="Arial" w:cs="Arial"/>
        </w:rPr>
        <w:lastRenderedPageBreak/>
        <w:t>References</w:t>
      </w:r>
      <w:bookmarkEnd w:id="127"/>
    </w:p>
    <w:p w14:paraId="1B88089F" w14:textId="35B09530" w:rsidR="00C749CE" w:rsidRPr="00C749CE" w:rsidRDefault="00C749CE" w:rsidP="00C749CE">
      <w:pPr>
        <w:pStyle w:val="ListParagraph"/>
        <w:numPr>
          <w:ilvl w:val="0"/>
          <w:numId w:val="4"/>
        </w:numPr>
        <w:rPr>
          <w:sz w:val="20"/>
          <w:szCs w:val="20"/>
        </w:rPr>
      </w:pPr>
      <w:r w:rsidRPr="00C749CE">
        <w:rPr>
          <w:sz w:val="20"/>
          <w:szCs w:val="20"/>
        </w:rPr>
        <w:t>Arslanalp, S., Exton, O., Gao, C., Kamali, P., Saraiva, M., Sozzi, A. and Verschuur, J. (2026) Nowcasting country-level trade estimates using IMF PortWatch. IMF Working Paper WP/26/99. Washington, DC: International Monetary Fund. Available at: https://www.imf.org/-/media/files/publications/wp/2026/english/wpiea2026099-source-pdf.pdf (Accessed: 2</w:t>
      </w:r>
      <w:r w:rsidR="007431AD">
        <w:rPr>
          <w:sz w:val="20"/>
          <w:szCs w:val="20"/>
        </w:rPr>
        <w:t>0</w:t>
      </w:r>
      <w:r w:rsidRPr="00C749CE">
        <w:rPr>
          <w:sz w:val="20"/>
          <w:szCs w:val="20"/>
        </w:rPr>
        <w:t xml:space="preserve"> October 2026).</w:t>
      </w:r>
    </w:p>
    <w:p w14:paraId="4CBF8E68" w14:textId="77777777" w:rsidR="00C749CE" w:rsidRPr="00C749CE" w:rsidRDefault="00C749CE" w:rsidP="00C749CE">
      <w:pPr>
        <w:pStyle w:val="ListParagraph"/>
        <w:numPr>
          <w:ilvl w:val="0"/>
          <w:numId w:val="4"/>
        </w:numPr>
        <w:rPr>
          <w:sz w:val="20"/>
          <w:szCs w:val="20"/>
        </w:rPr>
      </w:pPr>
      <w:r w:rsidRPr="00C749CE">
        <w:rPr>
          <w:sz w:val="20"/>
          <w:szCs w:val="20"/>
        </w:rPr>
        <w:t>Box, G.E.P., Jenkins, G.M., Reinsel, G.C. and Ljung, G.M. (2015) Time series analysis: forecasting and control. 5th edn. Hoboken, NJ: Wiley.</w:t>
      </w:r>
    </w:p>
    <w:p w14:paraId="6BC71308" w14:textId="77777777" w:rsidR="00C749CE" w:rsidRPr="00C749CE" w:rsidRDefault="00C749CE" w:rsidP="00C749CE">
      <w:pPr>
        <w:pStyle w:val="ListParagraph"/>
        <w:numPr>
          <w:ilvl w:val="0"/>
          <w:numId w:val="4"/>
        </w:numPr>
        <w:rPr>
          <w:sz w:val="20"/>
          <w:szCs w:val="20"/>
        </w:rPr>
      </w:pPr>
      <w:r w:rsidRPr="00C749CE">
        <w:rPr>
          <w:sz w:val="20"/>
          <w:szCs w:val="20"/>
        </w:rPr>
        <w:t>Chapman, P., Clinton, J., Kerber, R., Khabaza, T., Reinartz, T., Shearer, C. and Wirth, R. (2000) CRISP-DM 1.0: step-by-step data mining guide. Chicago: SPSS Inc.</w:t>
      </w:r>
    </w:p>
    <w:p w14:paraId="4F31FF49" w14:textId="77777777" w:rsidR="00C749CE" w:rsidRPr="00C749CE" w:rsidRDefault="00C749CE" w:rsidP="00C749CE">
      <w:pPr>
        <w:pStyle w:val="ListParagraph"/>
        <w:numPr>
          <w:ilvl w:val="0"/>
          <w:numId w:val="4"/>
        </w:numPr>
        <w:rPr>
          <w:sz w:val="20"/>
          <w:szCs w:val="20"/>
        </w:rPr>
      </w:pPr>
      <w:r w:rsidRPr="00C749CE">
        <w:rPr>
          <w:sz w:val="20"/>
          <w:szCs w:val="20"/>
        </w:rPr>
        <w:t>Chen, T. and Guestrin, C. (2016) 'XGBoost: a scalable tree boosting system', in Proceedings of the 22nd ACM SIGKDD International Conference on Knowledge Discovery and Data Mining. San Francisco: ACM, pp. 785–794.</w:t>
      </w:r>
    </w:p>
    <w:p w14:paraId="4C1B6438" w14:textId="77777777" w:rsidR="00C749CE" w:rsidRPr="00C749CE" w:rsidRDefault="00C749CE" w:rsidP="00C749CE">
      <w:pPr>
        <w:pStyle w:val="ListParagraph"/>
        <w:numPr>
          <w:ilvl w:val="0"/>
          <w:numId w:val="4"/>
        </w:numPr>
        <w:rPr>
          <w:sz w:val="20"/>
          <w:szCs w:val="20"/>
        </w:rPr>
      </w:pPr>
      <w:r w:rsidRPr="00C749CE">
        <w:rPr>
          <w:sz w:val="20"/>
          <w:szCs w:val="20"/>
        </w:rPr>
        <w:t>European Union (2016) Regulation (EU) 2016/679 of the European Parliament and of the Council (General Data Protection Regulation). Official Journal of the European Union, L119, pp. 1–88. Available at: https://eur-lex.europa.eu/eli/reg/2016/679/oj (Accessed: 24 October 2026).</w:t>
      </w:r>
    </w:p>
    <w:p w14:paraId="51E083DF" w14:textId="49DC0C1A" w:rsidR="00C749CE" w:rsidRPr="00C749CE" w:rsidRDefault="00C749CE" w:rsidP="00C749CE">
      <w:pPr>
        <w:pStyle w:val="ListParagraph"/>
        <w:numPr>
          <w:ilvl w:val="0"/>
          <w:numId w:val="4"/>
        </w:numPr>
        <w:rPr>
          <w:sz w:val="20"/>
          <w:szCs w:val="20"/>
        </w:rPr>
      </w:pPr>
      <w:r w:rsidRPr="00C749CE">
        <w:rPr>
          <w:sz w:val="20"/>
          <w:szCs w:val="20"/>
        </w:rPr>
        <w:t>Eurostat (2025) Maritime transport of goods – annual data. Statistics Explained. Available at: https://ec.europa.eu/eurostat/statistics-explained/index.php?title=Maritime_transport_of_goods_-_annual_data (Accessed: 2</w:t>
      </w:r>
      <w:r w:rsidR="007431AD">
        <w:rPr>
          <w:sz w:val="20"/>
          <w:szCs w:val="20"/>
        </w:rPr>
        <w:t>1</w:t>
      </w:r>
      <w:r w:rsidRPr="00C749CE">
        <w:rPr>
          <w:sz w:val="20"/>
          <w:szCs w:val="20"/>
        </w:rPr>
        <w:t xml:space="preserve"> October 2026).</w:t>
      </w:r>
    </w:p>
    <w:p w14:paraId="2D2FDF73" w14:textId="77777777" w:rsidR="00C749CE" w:rsidRPr="00C749CE" w:rsidRDefault="00C749CE" w:rsidP="00C749CE">
      <w:pPr>
        <w:pStyle w:val="ListParagraph"/>
        <w:numPr>
          <w:ilvl w:val="0"/>
          <w:numId w:val="4"/>
        </w:numPr>
        <w:rPr>
          <w:sz w:val="20"/>
          <w:szCs w:val="20"/>
        </w:rPr>
      </w:pPr>
      <w:r w:rsidRPr="00C749CE">
        <w:rPr>
          <w:sz w:val="20"/>
          <w:szCs w:val="20"/>
        </w:rPr>
        <w:t>Hellenic Shipping News (2025) 'EU ports handled 3.4 bn tonnes of freight in 2024', 6 December. Available at: https://www.hellenicshippingnews.com/eu-ports-handled-3-4-bn-tonnes-of-freight-in-2024/ (Accessed: 24 October 2026).</w:t>
      </w:r>
    </w:p>
    <w:p w14:paraId="209C05A9" w14:textId="77777777" w:rsidR="00C749CE" w:rsidRPr="00C749CE" w:rsidRDefault="00C749CE" w:rsidP="00C749CE">
      <w:pPr>
        <w:pStyle w:val="ListParagraph"/>
        <w:numPr>
          <w:ilvl w:val="0"/>
          <w:numId w:val="4"/>
        </w:numPr>
        <w:rPr>
          <w:sz w:val="20"/>
          <w:szCs w:val="20"/>
        </w:rPr>
      </w:pPr>
      <w:r w:rsidRPr="00C749CE">
        <w:rPr>
          <w:sz w:val="20"/>
          <w:szCs w:val="20"/>
        </w:rPr>
        <w:t>Hochreiter, S. and Schmidhuber, J. (1997) 'Long short-term memory', Neural Computation, 9(8), pp. 1735–1780.</w:t>
      </w:r>
    </w:p>
    <w:p w14:paraId="1C91F7CB" w14:textId="77777777" w:rsidR="00C749CE" w:rsidRPr="00C749CE" w:rsidRDefault="00C749CE" w:rsidP="00C749CE">
      <w:pPr>
        <w:pStyle w:val="ListParagraph"/>
        <w:numPr>
          <w:ilvl w:val="0"/>
          <w:numId w:val="4"/>
        </w:numPr>
        <w:rPr>
          <w:sz w:val="20"/>
          <w:szCs w:val="20"/>
        </w:rPr>
      </w:pPr>
      <w:r w:rsidRPr="00C749CE">
        <w:rPr>
          <w:sz w:val="20"/>
          <w:szCs w:val="20"/>
        </w:rPr>
        <w:t>Hyndman, R.J. and Athanasopoulos, G. (2021) Forecasting: principles and practice. 3rd edn. Melbourne: OTexts. Available at: https://otexts.com/fpp3/ (Accessed: 24 October 2026).</w:t>
      </w:r>
    </w:p>
    <w:p w14:paraId="26DBE098" w14:textId="77777777" w:rsidR="00C749CE" w:rsidRPr="00C749CE" w:rsidRDefault="00C749CE" w:rsidP="00C749CE">
      <w:pPr>
        <w:pStyle w:val="ListParagraph"/>
        <w:numPr>
          <w:ilvl w:val="0"/>
          <w:numId w:val="4"/>
        </w:numPr>
        <w:rPr>
          <w:sz w:val="20"/>
          <w:szCs w:val="20"/>
        </w:rPr>
      </w:pPr>
      <w:r w:rsidRPr="00C749CE">
        <w:rPr>
          <w:sz w:val="20"/>
          <w:szCs w:val="20"/>
        </w:rPr>
        <w:t>Hyndman, R.J. and Koehler, A.B. (2006) 'Another look at measures of forecast accuracy', International Journal of Forecasting, 22(4), pp. 679–688.</w:t>
      </w:r>
    </w:p>
    <w:p w14:paraId="5C43E363" w14:textId="77777777" w:rsidR="00C749CE" w:rsidRPr="00C749CE" w:rsidRDefault="00C749CE" w:rsidP="00C749CE">
      <w:pPr>
        <w:pStyle w:val="ListParagraph"/>
        <w:numPr>
          <w:ilvl w:val="0"/>
          <w:numId w:val="4"/>
        </w:numPr>
        <w:rPr>
          <w:sz w:val="20"/>
          <w:szCs w:val="20"/>
        </w:rPr>
      </w:pPr>
      <w:r w:rsidRPr="00C749CE">
        <w:rPr>
          <w:sz w:val="20"/>
          <w:szCs w:val="20"/>
        </w:rPr>
        <w:t>IMF (2026a) PortWatch: Daily Ports Data. Available at: https://portwatch.imf.org/datasets/83b1bbc7b3354c5fb1f40673bb8f852e_0/explore (Accessed: 24 October 2026).</w:t>
      </w:r>
    </w:p>
    <w:p w14:paraId="33772156" w14:textId="155391FC" w:rsidR="00C749CE" w:rsidRPr="00C749CE" w:rsidRDefault="00C749CE" w:rsidP="00C749CE">
      <w:pPr>
        <w:pStyle w:val="ListParagraph"/>
        <w:numPr>
          <w:ilvl w:val="0"/>
          <w:numId w:val="4"/>
        </w:numPr>
        <w:rPr>
          <w:sz w:val="20"/>
          <w:szCs w:val="20"/>
        </w:rPr>
      </w:pPr>
      <w:r w:rsidRPr="00C749CE">
        <w:rPr>
          <w:sz w:val="20"/>
          <w:szCs w:val="20"/>
        </w:rPr>
        <w:t xml:space="preserve">IMF (2026b) Copyright and usage. Available at: https://www.imf.org/en/about/copyright-and-terms (Accessed: </w:t>
      </w:r>
      <w:r w:rsidR="008D7677">
        <w:rPr>
          <w:sz w:val="20"/>
          <w:szCs w:val="20"/>
        </w:rPr>
        <w:t>15</w:t>
      </w:r>
      <w:r w:rsidRPr="00C749CE">
        <w:rPr>
          <w:sz w:val="20"/>
          <w:szCs w:val="20"/>
        </w:rPr>
        <w:t xml:space="preserve"> October 2026).</w:t>
      </w:r>
    </w:p>
    <w:p w14:paraId="7C46A7F2" w14:textId="77777777" w:rsidR="00C749CE" w:rsidRPr="00C749CE" w:rsidRDefault="00C749CE" w:rsidP="00C749CE">
      <w:pPr>
        <w:pStyle w:val="ListParagraph"/>
        <w:numPr>
          <w:ilvl w:val="0"/>
          <w:numId w:val="4"/>
        </w:numPr>
        <w:rPr>
          <w:sz w:val="20"/>
          <w:szCs w:val="20"/>
        </w:rPr>
      </w:pPr>
      <w:r w:rsidRPr="00C749CE">
        <w:rPr>
          <w:sz w:val="20"/>
          <w:szCs w:val="20"/>
        </w:rPr>
        <w:t>IMF (2026c) PortWatch: Data and methodology. Available at: https://portwatch.imf.org/pages/data-and-methodology (Accessed: 24 October 2026).</w:t>
      </w:r>
    </w:p>
    <w:p w14:paraId="1464D6E9" w14:textId="3DA5E899" w:rsidR="00C749CE" w:rsidRDefault="00C749CE" w:rsidP="00C749CE">
      <w:pPr>
        <w:pStyle w:val="ListParagraph"/>
        <w:numPr>
          <w:ilvl w:val="0"/>
          <w:numId w:val="4"/>
        </w:numPr>
        <w:rPr>
          <w:sz w:val="20"/>
          <w:szCs w:val="20"/>
        </w:rPr>
      </w:pPr>
      <w:r w:rsidRPr="00C749CE">
        <w:rPr>
          <w:sz w:val="20"/>
          <w:szCs w:val="20"/>
        </w:rPr>
        <w:t>Taylor, S.J. and Letham, B. (2018) 'Forecasting at scale', The American Statistician, 72(1), pp. 37–45.</w:t>
      </w:r>
    </w:p>
    <w:p w14:paraId="1B1ADA58" w14:textId="77777777" w:rsidR="00A67DAA" w:rsidRDefault="00A67DAA" w:rsidP="00A67DAA">
      <w:pPr>
        <w:rPr>
          <w:sz w:val="20"/>
          <w:szCs w:val="20"/>
        </w:rPr>
      </w:pPr>
    </w:p>
    <w:p w14:paraId="4840EC21" w14:textId="77777777" w:rsidR="00A67DAA" w:rsidRDefault="00A67DAA" w:rsidP="00A67DAA">
      <w:pPr>
        <w:rPr>
          <w:sz w:val="20"/>
          <w:szCs w:val="20"/>
        </w:rPr>
      </w:pPr>
    </w:p>
    <w:p w14:paraId="521999D9" w14:textId="77777777" w:rsidR="00A67DAA" w:rsidRDefault="00A67DAA" w:rsidP="00A67DAA">
      <w:pPr>
        <w:rPr>
          <w:sz w:val="20"/>
          <w:szCs w:val="20"/>
        </w:rPr>
      </w:pPr>
    </w:p>
    <w:p w14:paraId="68D34AD1" w14:textId="77777777" w:rsidR="00A67DAA" w:rsidRDefault="00A67DAA" w:rsidP="00A67DAA">
      <w:pPr>
        <w:rPr>
          <w:sz w:val="20"/>
          <w:szCs w:val="20"/>
        </w:rPr>
      </w:pPr>
    </w:p>
    <w:p w14:paraId="4DB725B8" w14:textId="77777777" w:rsidR="00A67DAA" w:rsidRDefault="00A67DAA" w:rsidP="00A67DAA">
      <w:pPr>
        <w:rPr>
          <w:sz w:val="20"/>
          <w:szCs w:val="20"/>
        </w:rPr>
      </w:pPr>
    </w:p>
    <w:p w14:paraId="27A3DECD" w14:textId="77777777" w:rsidR="00A67DAA" w:rsidRDefault="00A67DAA" w:rsidP="00A67DAA">
      <w:pPr>
        <w:rPr>
          <w:sz w:val="20"/>
          <w:szCs w:val="20"/>
        </w:rPr>
      </w:pPr>
    </w:p>
    <w:p w14:paraId="11400058" w14:textId="18540C43" w:rsidR="00A67DAA" w:rsidRDefault="00A67DAA" w:rsidP="00A67DAA">
      <w:pPr>
        <w:pStyle w:val="Heading2"/>
      </w:pPr>
      <w:bookmarkStart w:id="128" w:name="_Toc243855894"/>
      <w:r>
        <w:lastRenderedPageBreak/>
        <w:t>Appendix</w:t>
      </w:r>
      <w:bookmarkEnd w:id="128"/>
    </w:p>
    <w:p w14:paraId="4188F9E1" w14:textId="5D0670DD" w:rsidR="00A67DAA" w:rsidRDefault="000F2573" w:rsidP="00A67DAA">
      <w:pPr>
        <w:rPr>
          <w:sz w:val="20"/>
          <w:szCs w:val="20"/>
        </w:rPr>
      </w:pPr>
      <w:r w:rsidRPr="000F2573">
        <w:rPr>
          <w:sz w:val="20"/>
          <w:szCs w:val="20"/>
        </w:rPr>
        <w:drawing>
          <wp:inline distT="0" distB="0" distL="0" distR="0" wp14:anchorId="5B24AB1F" wp14:editId="0C030211">
            <wp:extent cx="5731510" cy="2341245"/>
            <wp:effectExtent l="19050" t="19050" r="21590" b="20955"/>
            <wp:docPr id="147891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15129" name=""/>
                    <pic:cNvPicPr/>
                  </pic:nvPicPr>
                  <pic:blipFill>
                    <a:blip r:embed="rId9"/>
                    <a:stretch>
                      <a:fillRect/>
                    </a:stretch>
                  </pic:blipFill>
                  <pic:spPr>
                    <a:xfrm>
                      <a:off x="0" y="0"/>
                      <a:ext cx="5731510" cy="2341245"/>
                    </a:xfrm>
                    <a:prstGeom prst="rect">
                      <a:avLst/>
                    </a:prstGeom>
                    <a:ln>
                      <a:solidFill>
                        <a:schemeClr val="tx1"/>
                      </a:solidFill>
                    </a:ln>
                  </pic:spPr>
                </pic:pic>
              </a:graphicData>
            </a:graphic>
          </wp:inline>
        </w:drawing>
      </w:r>
    </w:p>
    <w:p w14:paraId="043419BB" w14:textId="34455F0A" w:rsidR="000D45FB" w:rsidRDefault="000D45FB" w:rsidP="00A67DAA">
      <w:pPr>
        <w:rPr>
          <w:sz w:val="20"/>
          <w:szCs w:val="20"/>
        </w:rPr>
      </w:pPr>
      <w:r w:rsidRPr="000D45FB">
        <w:rPr>
          <w:sz w:val="20"/>
          <w:szCs w:val="20"/>
        </w:rPr>
        <w:drawing>
          <wp:inline distT="0" distB="0" distL="0" distR="0" wp14:anchorId="645BDC65" wp14:editId="71ACF466">
            <wp:extent cx="5731510" cy="2482850"/>
            <wp:effectExtent l="19050" t="19050" r="21590" b="12700"/>
            <wp:docPr id="674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171" name=""/>
                    <pic:cNvPicPr/>
                  </pic:nvPicPr>
                  <pic:blipFill>
                    <a:blip r:embed="rId10"/>
                    <a:stretch>
                      <a:fillRect/>
                    </a:stretch>
                  </pic:blipFill>
                  <pic:spPr>
                    <a:xfrm>
                      <a:off x="0" y="0"/>
                      <a:ext cx="5731510" cy="2482850"/>
                    </a:xfrm>
                    <a:prstGeom prst="rect">
                      <a:avLst/>
                    </a:prstGeom>
                    <a:ln>
                      <a:solidFill>
                        <a:schemeClr val="tx1"/>
                      </a:solidFill>
                    </a:ln>
                  </pic:spPr>
                </pic:pic>
              </a:graphicData>
            </a:graphic>
          </wp:inline>
        </w:drawing>
      </w:r>
    </w:p>
    <w:p w14:paraId="3AD0C8AB" w14:textId="068D6B37" w:rsidR="000D45FB" w:rsidRDefault="000D45FB" w:rsidP="00A67DAA">
      <w:pPr>
        <w:rPr>
          <w:sz w:val="20"/>
          <w:szCs w:val="20"/>
        </w:rPr>
      </w:pPr>
      <w:r w:rsidRPr="000D45FB">
        <w:rPr>
          <w:sz w:val="20"/>
          <w:szCs w:val="20"/>
        </w:rPr>
        <w:drawing>
          <wp:inline distT="0" distB="0" distL="0" distR="0" wp14:anchorId="7A56C524" wp14:editId="295450B0">
            <wp:extent cx="5731510" cy="2835910"/>
            <wp:effectExtent l="19050" t="19050" r="21590" b="21590"/>
            <wp:docPr id="1208549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9916" name=""/>
                    <pic:cNvPicPr/>
                  </pic:nvPicPr>
                  <pic:blipFill>
                    <a:blip r:embed="rId11"/>
                    <a:stretch>
                      <a:fillRect/>
                    </a:stretch>
                  </pic:blipFill>
                  <pic:spPr>
                    <a:xfrm>
                      <a:off x="0" y="0"/>
                      <a:ext cx="5731510" cy="2835910"/>
                    </a:xfrm>
                    <a:prstGeom prst="rect">
                      <a:avLst/>
                    </a:prstGeom>
                    <a:ln>
                      <a:solidFill>
                        <a:schemeClr val="tx1"/>
                      </a:solidFill>
                    </a:ln>
                  </pic:spPr>
                </pic:pic>
              </a:graphicData>
            </a:graphic>
          </wp:inline>
        </w:drawing>
      </w:r>
    </w:p>
    <w:p w14:paraId="7089E661" w14:textId="2383544F" w:rsidR="000D45FB" w:rsidRDefault="000D45FB" w:rsidP="00A67DAA">
      <w:pPr>
        <w:rPr>
          <w:sz w:val="20"/>
          <w:szCs w:val="20"/>
        </w:rPr>
      </w:pPr>
      <w:r w:rsidRPr="000D45FB">
        <w:rPr>
          <w:sz w:val="20"/>
          <w:szCs w:val="20"/>
        </w:rPr>
        <w:lastRenderedPageBreak/>
        <w:drawing>
          <wp:inline distT="0" distB="0" distL="0" distR="0" wp14:anchorId="004626E8" wp14:editId="0D20BC23">
            <wp:extent cx="5731510" cy="2821305"/>
            <wp:effectExtent l="19050" t="19050" r="21590" b="17145"/>
            <wp:docPr id="28065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55782" name=""/>
                    <pic:cNvPicPr/>
                  </pic:nvPicPr>
                  <pic:blipFill>
                    <a:blip r:embed="rId12"/>
                    <a:stretch>
                      <a:fillRect/>
                    </a:stretch>
                  </pic:blipFill>
                  <pic:spPr>
                    <a:xfrm>
                      <a:off x="0" y="0"/>
                      <a:ext cx="5731510" cy="2821305"/>
                    </a:xfrm>
                    <a:prstGeom prst="rect">
                      <a:avLst/>
                    </a:prstGeom>
                    <a:ln>
                      <a:solidFill>
                        <a:schemeClr val="tx1"/>
                      </a:solidFill>
                    </a:ln>
                  </pic:spPr>
                </pic:pic>
              </a:graphicData>
            </a:graphic>
          </wp:inline>
        </w:drawing>
      </w:r>
    </w:p>
    <w:p w14:paraId="18B21F1D" w14:textId="21C9AE58" w:rsidR="000D45FB" w:rsidRPr="00A67DAA" w:rsidRDefault="000D45FB" w:rsidP="00A67DAA">
      <w:pPr>
        <w:rPr>
          <w:sz w:val="20"/>
          <w:szCs w:val="20"/>
        </w:rPr>
      </w:pPr>
      <w:r w:rsidRPr="000D45FB">
        <w:rPr>
          <w:sz w:val="20"/>
          <w:szCs w:val="20"/>
        </w:rPr>
        <w:drawing>
          <wp:inline distT="0" distB="0" distL="0" distR="0" wp14:anchorId="5132232F" wp14:editId="52E6D683">
            <wp:extent cx="5731510" cy="2248535"/>
            <wp:effectExtent l="19050" t="19050" r="21590" b="18415"/>
            <wp:docPr id="122785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3933" name=""/>
                    <pic:cNvPicPr/>
                  </pic:nvPicPr>
                  <pic:blipFill>
                    <a:blip r:embed="rId13"/>
                    <a:stretch>
                      <a:fillRect/>
                    </a:stretch>
                  </pic:blipFill>
                  <pic:spPr>
                    <a:xfrm>
                      <a:off x="0" y="0"/>
                      <a:ext cx="5731510" cy="2248535"/>
                    </a:xfrm>
                    <a:prstGeom prst="rect">
                      <a:avLst/>
                    </a:prstGeom>
                    <a:ln>
                      <a:solidFill>
                        <a:schemeClr val="tx1"/>
                      </a:solidFill>
                    </a:ln>
                  </pic:spPr>
                </pic:pic>
              </a:graphicData>
            </a:graphic>
          </wp:inline>
        </w:drawing>
      </w:r>
    </w:p>
    <w:sectPr w:rsidR="000D45FB" w:rsidRPr="00A67DAA" w:rsidSect="005B2A1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A1342"/>
    <w:multiLevelType w:val="hybridMultilevel"/>
    <w:tmpl w:val="FE7C8A3A"/>
    <w:lvl w:ilvl="0" w:tplc="1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F9836B3"/>
    <w:multiLevelType w:val="hybridMultilevel"/>
    <w:tmpl w:val="7E5AA2D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24E16E8"/>
    <w:multiLevelType w:val="hybridMultilevel"/>
    <w:tmpl w:val="BCA6B61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DA24BD9"/>
    <w:multiLevelType w:val="hybridMultilevel"/>
    <w:tmpl w:val="BB564C4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824861261">
    <w:abstractNumId w:val="3"/>
  </w:num>
  <w:num w:numId="2" w16cid:durableId="1490176999">
    <w:abstractNumId w:val="1"/>
  </w:num>
  <w:num w:numId="3" w16cid:durableId="296450095">
    <w:abstractNumId w:val="0"/>
  </w:num>
  <w:num w:numId="4" w16cid:durableId="170728909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ICA VALENCIANO BARAJAS">
    <w15:presenceInfo w15:providerId="Windows Live" w15:userId="0562b4721ef168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F42"/>
    <w:rsid w:val="000833D5"/>
    <w:rsid w:val="00090647"/>
    <w:rsid w:val="000D45FB"/>
    <w:rsid w:val="000F2573"/>
    <w:rsid w:val="00103A0A"/>
    <w:rsid w:val="001836AB"/>
    <w:rsid w:val="001B2D2A"/>
    <w:rsid w:val="001F79DA"/>
    <w:rsid w:val="002C2DE4"/>
    <w:rsid w:val="003431CD"/>
    <w:rsid w:val="003C32C1"/>
    <w:rsid w:val="004539CA"/>
    <w:rsid w:val="004E0D47"/>
    <w:rsid w:val="005B2A1C"/>
    <w:rsid w:val="00607555"/>
    <w:rsid w:val="00610D75"/>
    <w:rsid w:val="00707F42"/>
    <w:rsid w:val="007431AD"/>
    <w:rsid w:val="007B7ED5"/>
    <w:rsid w:val="007D7805"/>
    <w:rsid w:val="007E6F17"/>
    <w:rsid w:val="00884CA3"/>
    <w:rsid w:val="008D7677"/>
    <w:rsid w:val="00944409"/>
    <w:rsid w:val="009460BF"/>
    <w:rsid w:val="00964750"/>
    <w:rsid w:val="00964A5D"/>
    <w:rsid w:val="0097162B"/>
    <w:rsid w:val="00A67DAA"/>
    <w:rsid w:val="00AD5681"/>
    <w:rsid w:val="00BF1927"/>
    <w:rsid w:val="00C301E1"/>
    <w:rsid w:val="00C749CE"/>
    <w:rsid w:val="00D41BFA"/>
    <w:rsid w:val="00D84446"/>
    <w:rsid w:val="00DA51F2"/>
    <w:rsid w:val="00EB2064"/>
    <w:rsid w:val="00F5164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0D02"/>
  <w15:chartTrackingRefBased/>
  <w15:docId w15:val="{BB30054C-F86D-431B-9A75-5A2037C19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F4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707F4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07F4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07F4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07F4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07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F4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707F4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07F4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07F4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07F4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07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F42"/>
    <w:rPr>
      <w:rFonts w:eastAsiaTheme="majorEastAsia" w:cstheme="majorBidi"/>
      <w:color w:val="272727" w:themeColor="text1" w:themeTint="D8"/>
    </w:rPr>
  </w:style>
  <w:style w:type="paragraph" w:styleId="Title">
    <w:name w:val="Title"/>
    <w:basedOn w:val="Normal"/>
    <w:next w:val="Normal"/>
    <w:link w:val="TitleChar"/>
    <w:uiPriority w:val="10"/>
    <w:qFormat/>
    <w:rsid w:val="0070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F42"/>
    <w:pPr>
      <w:spacing w:before="160"/>
      <w:jc w:val="center"/>
    </w:pPr>
    <w:rPr>
      <w:i/>
      <w:iCs/>
      <w:color w:val="404040" w:themeColor="text1" w:themeTint="BF"/>
    </w:rPr>
  </w:style>
  <w:style w:type="character" w:customStyle="1" w:styleId="QuoteChar">
    <w:name w:val="Quote Char"/>
    <w:basedOn w:val="DefaultParagraphFont"/>
    <w:link w:val="Quote"/>
    <w:uiPriority w:val="29"/>
    <w:rsid w:val="00707F42"/>
    <w:rPr>
      <w:i/>
      <w:iCs/>
      <w:color w:val="404040" w:themeColor="text1" w:themeTint="BF"/>
    </w:rPr>
  </w:style>
  <w:style w:type="paragraph" w:styleId="ListParagraph">
    <w:name w:val="List Paragraph"/>
    <w:basedOn w:val="Normal"/>
    <w:uiPriority w:val="34"/>
    <w:qFormat/>
    <w:rsid w:val="00707F42"/>
    <w:pPr>
      <w:ind w:left="720"/>
      <w:contextualSpacing/>
    </w:pPr>
  </w:style>
  <w:style w:type="character" w:styleId="IntenseEmphasis">
    <w:name w:val="Intense Emphasis"/>
    <w:basedOn w:val="DefaultParagraphFont"/>
    <w:uiPriority w:val="21"/>
    <w:qFormat/>
    <w:rsid w:val="00707F42"/>
    <w:rPr>
      <w:i/>
      <w:iCs/>
      <w:color w:val="365F91" w:themeColor="accent1" w:themeShade="BF"/>
    </w:rPr>
  </w:style>
  <w:style w:type="paragraph" w:styleId="IntenseQuote">
    <w:name w:val="Intense Quote"/>
    <w:basedOn w:val="Normal"/>
    <w:next w:val="Normal"/>
    <w:link w:val="IntenseQuoteChar"/>
    <w:uiPriority w:val="30"/>
    <w:qFormat/>
    <w:rsid w:val="00707F4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07F42"/>
    <w:rPr>
      <w:i/>
      <w:iCs/>
      <w:color w:val="365F91" w:themeColor="accent1" w:themeShade="BF"/>
    </w:rPr>
  </w:style>
  <w:style w:type="character" w:styleId="IntenseReference">
    <w:name w:val="Intense Reference"/>
    <w:basedOn w:val="DefaultParagraphFont"/>
    <w:uiPriority w:val="32"/>
    <w:qFormat/>
    <w:rsid w:val="00707F42"/>
    <w:rPr>
      <w:b/>
      <w:bCs/>
      <w:smallCaps/>
      <w:color w:val="365F91" w:themeColor="accent1" w:themeShade="BF"/>
      <w:spacing w:val="5"/>
    </w:rPr>
  </w:style>
  <w:style w:type="paragraph" w:styleId="NoSpacing">
    <w:name w:val="No Spacing"/>
    <w:link w:val="NoSpacingChar"/>
    <w:uiPriority w:val="1"/>
    <w:qFormat/>
    <w:rsid w:val="005B2A1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B2A1C"/>
    <w:rPr>
      <w:rFonts w:eastAsiaTheme="minorEastAsia"/>
      <w:kern w:val="0"/>
      <w:sz w:val="22"/>
      <w:szCs w:val="22"/>
      <w:lang w:val="en-US"/>
      <w14:ligatures w14:val="none"/>
    </w:rPr>
  </w:style>
  <w:style w:type="paragraph" w:styleId="Revision">
    <w:name w:val="Revision"/>
    <w:hidden/>
    <w:uiPriority w:val="99"/>
    <w:semiHidden/>
    <w:rsid w:val="00090647"/>
    <w:pPr>
      <w:spacing w:after="0" w:line="240" w:lineRule="auto"/>
    </w:pPr>
  </w:style>
  <w:style w:type="paragraph" w:styleId="TOCHeading">
    <w:name w:val="TOC Heading"/>
    <w:basedOn w:val="Heading1"/>
    <w:next w:val="Normal"/>
    <w:uiPriority w:val="39"/>
    <w:unhideWhenUsed/>
    <w:qFormat/>
    <w:rsid w:val="00BF1927"/>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BF1927"/>
    <w:pPr>
      <w:spacing w:after="100"/>
      <w:ind w:left="240"/>
    </w:pPr>
  </w:style>
  <w:style w:type="character" w:styleId="Hyperlink">
    <w:name w:val="Hyperlink"/>
    <w:basedOn w:val="DefaultParagraphFont"/>
    <w:uiPriority w:val="99"/>
    <w:unhideWhenUsed/>
    <w:rsid w:val="00BF1927"/>
    <w:rPr>
      <w:color w:val="0000FF" w:themeColor="hyperlink"/>
      <w:u w:val="single"/>
    </w:rPr>
  </w:style>
  <w:style w:type="paragraph" w:styleId="TOC1">
    <w:name w:val="toc 1"/>
    <w:basedOn w:val="Normal"/>
    <w:next w:val="Normal"/>
    <w:autoRedefine/>
    <w:uiPriority w:val="39"/>
    <w:unhideWhenUsed/>
    <w:rsid w:val="00BF192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F8B1D-FD0B-407C-8440-F6652C71D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VALENCIANO BARAJAS</dc:creator>
  <cp:keywords/>
  <dc:description/>
  <cp:lastModifiedBy>MONICA VALENCIANO BARAJAS</cp:lastModifiedBy>
  <cp:revision>39</cp:revision>
  <dcterms:created xsi:type="dcterms:W3CDTF">2026-10-23T21:30:00Z</dcterms:created>
  <dcterms:modified xsi:type="dcterms:W3CDTF">2026-10-25T21:29:00Z</dcterms:modified>
</cp:coreProperties>
</file>